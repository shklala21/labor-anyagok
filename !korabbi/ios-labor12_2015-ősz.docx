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75F3E" w14:textId="68F7A0DE" w:rsidR="00C5675A" w:rsidRPr="00117B36" w:rsidRDefault="009C2113" w:rsidP="00931201">
      <w:pPr>
        <w:pStyle w:val="Title"/>
        <w:rPr>
          <w:lang w:val="hu-HU"/>
        </w:rPr>
      </w:pPr>
      <w:r w:rsidRPr="00117B36">
        <w:rPr>
          <w:lang w:val="hu-HU"/>
        </w:rPr>
        <w:t xml:space="preserve">iOS alapú </w:t>
      </w:r>
      <w:r w:rsidR="00B76F44" w:rsidRPr="00117B36">
        <w:rPr>
          <w:lang w:val="hu-HU"/>
        </w:rPr>
        <w:t>szoftverfejlesztés - Labor 1</w:t>
      </w:r>
      <w:r w:rsidR="00EC1D26" w:rsidRPr="00117B36">
        <w:rPr>
          <w:lang w:val="hu-HU"/>
        </w:rPr>
        <w:t>2</w:t>
      </w:r>
    </w:p>
    <w:p w14:paraId="5A2DAD48" w14:textId="220BAA2F" w:rsidR="00C5675A" w:rsidRPr="00117B36" w:rsidRDefault="00C5675A" w:rsidP="009C2113">
      <w:pPr>
        <w:rPr>
          <w:lang w:val="hu-HU"/>
        </w:rPr>
      </w:pPr>
      <w:r w:rsidRPr="00117B36">
        <w:rPr>
          <w:lang w:val="hu-HU"/>
        </w:rPr>
        <w:t>A laborsegédle</w:t>
      </w:r>
      <w:r w:rsidR="005C18D5" w:rsidRPr="00117B36">
        <w:rPr>
          <w:lang w:val="hu-HU"/>
        </w:rPr>
        <w:t>tet összeállította: Blázovics László</w:t>
      </w:r>
      <w:ins w:id="0" w:author="Imre Kelényi" w:date="2014-05-05T17:31:00Z">
        <w:r w:rsidR="00EB6D6D" w:rsidRPr="00117B36">
          <w:rPr>
            <w:lang w:val="hu-HU"/>
          </w:rPr>
          <w:t>, Kántor Tibor és Kelényi Imre</w:t>
        </w:r>
      </w:ins>
      <w:del w:id="1" w:author="Imre Kelényi" w:date="2014-05-05T17:31:00Z">
        <w:r w:rsidRPr="00117B36" w:rsidDel="00EB6D6D">
          <w:rPr>
            <w:lang w:val="hu-HU"/>
          </w:rPr>
          <w:delText xml:space="preserve"> </w:delText>
        </w:r>
        <w:r w:rsidR="005C18D5" w:rsidRPr="00117B36" w:rsidDel="00EB6D6D">
          <w:rPr>
            <w:lang w:val="hu-HU"/>
          </w:rPr>
          <w:delText>–</w:delText>
        </w:r>
        <w:r w:rsidRPr="00117B36" w:rsidDel="00EB6D6D">
          <w:rPr>
            <w:lang w:val="hu-HU"/>
          </w:rPr>
          <w:delText xml:space="preserve"> </w:delText>
        </w:r>
        <w:r w:rsidR="005C18D5" w:rsidRPr="00117B36" w:rsidDel="00EB6D6D">
          <w:rPr>
            <w:lang w:val="hu-HU"/>
          </w:rPr>
          <w:delText>blazovics.laszlo</w:delText>
        </w:r>
        <w:r w:rsidRPr="00117B36" w:rsidDel="00EB6D6D">
          <w:rPr>
            <w:lang w:val="hu-HU"/>
          </w:rPr>
          <w:delText>@aut.bme.hu</w:delText>
        </w:r>
      </w:del>
    </w:p>
    <w:p w14:paraId="255D823E" w14:textId="77777777" w:rsidR="00C5675A" w:rsidRPr="00117B36" w:rsidRDefault="00C5675A" w:rsidP="009C2113">
      <w:pPr>
        <w:rPr>
          <w:lang w:val="hu-HU"/>
        </w:rPr>
      </w:pPr>
    </w:p>
    <w:p w14:paraId="5A2F854C" w14:textId="6C199C88" w:rsidR="000C2BE4" w:rsidRPr="00117B36" w:rsidRDefault="009C2113" w:rsidP="009C2113">
      <w:pPr>
        <w:rPr>
          <w:lang w:val="hu-HU"/>
        </w:rPr>
      </w:pPr>
      <w:r w:rsidRPr="00117B36">
        <w:rPr>
          <w:lang w:val="hu-HU"/>
        </w:rPr>
        <w:t>A labor témája:</w:t>
      </w:r>
    </w:p>
    <w:p w14:paraId="10B8AA32" w14:textId="46AF9D3A" w:rsidR="005C18D5" w:rsidRDefault="000C2BE4" w:rsidP="005C18D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Third-party Swift komponens integrálása</w:t>
      </w:r>
    </w:p>
    <w:p w14:paraId="2D970B23" w14:textId="22D081B6" w:rsidR="000C2BE4" w:rsidRDefault="000C2BE4" w:rsidP="005C18D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Objective-C kód integrálása</w:t>
      </w:r>
    </w:p>
    <w:p w14:paraId="16930FC4" w14:textId="340CDCBD" w:rsidR="000C2BE4" w:rsidRPr="00117B36" w:rsidRDefault="000C2BE4" w:rsidP="005C18D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A Cocoapods használata</w:t>
      </w:r>
    </w:p>
    <w:p w14:paraId="7901B86D" w14:textId="77777777" w:rsidR="005C18D5" w:rsidRPr="00117B36" w:rsidRDefault="005C18D5" w:rsidP="005C18D5">
      <w:pPr>
        <w:pStyle w:val="ListParagraph"/>
        <w:ind w:left="1440"/>
        <w:rPr>
          <w:lang w:val="hu-HU"/>
        </w:rPr>
      </w:pPr>
    </w:p>
    <w:p w14:paraId="6213B1B5" w14:textId="68FB203A" w:rsidR="003A5528" w:rsidRPr="00117B36" w:rsidRDefault="003A5528" w:rsidP="003A5528">
      <w:pPr>
        <w:jc w:val="both"/>
        <w:rPr>
          <w:lang w:val="hu-HU"/>
        </w:rPr>
      </w:pPr>
      <w:r w:rsidRPr="00117B36">
        <w:rPr>
          <w:lang w:val="hu-HU"/>
        </w:rPr>
        <w:t xml:space="preserve">A laborhoz tartozó nagyobb kódrészletek a következő url-en érhetők el </w:t>
      </w:r>
      <w:r w:rsidR="00C63E51" w:rsidRPr="00117B36">
        <w:rPr>
          <w:lang w:val="hu-HU"/>
        </w:rPr>
        <w:t>"</w:t>
      </w:r>
      <w:r w:rsidRPr="00117B36">
        <w:rPr>
          <w:lang w:val="hu-HU"/>
        </w:rPr>
        <w:t>copy-paste barát</w:t>
      </w:r>
      <w:r w:rsidR="00C63E51" w:rsidRPr="00117B36">
        <w:rPr>
          <w:lang w:val="hu-HU"/>
        </w:rPr>
        <w:t>"</w:t>
      </w:r>
      <w:r w:rsidRPr="00117B36">
        <w:rPr>
          <w:lang w:val="hu-HU"/>
        </w:rPr>
        <w:t xml:space="preserve"> formában:</w:t>
      </w:r>
    </w:p>
    <w:p w14:paraId="2895628B" w14:textId="77777777" w:rsidR="003A5528" w:rsidRPr="00117B36" w:rsidRDefault="003A5528" w:rsidP="003A5528">
      <w:pPr>
        <w:jc w:val="both"/>
        <w:rPr>
          <w:lang w:val="hu-HU"/>
        </w:rPr>
      </w:pPr>
    </w:p>
    <w:p w14:paraId="05BE0AE6" w14:textId="21AA530A" w:rsidR="00951A0F" w:rsidRPr="00117B36" w:rsidRDefault="003A5528" w:rsidP="00951A0F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38277B70" wp14:editId="5DB73833">
                <wp:extent cx="5257800" cy="1122892"/>
                <wp:effectExtent l="0" t="0" r="25400" b="27940"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8979A" w14:textId="2781B4EF" w:rsidR="00406E56" w:rsidRPr="00E47556" w:rsidRDefault="00406E56" w:rsidP="003A552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1F2715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https://gist.github.com/blazovics/416a6c5d431ffdd161a9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8277B70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82" o:spid="_x0000_s1026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" fillcolor="#1c1a10 [334]" strokecolor="black [3213]">
                <v:textbox style="mso-fit-shape-to-text:t" inset="2mm,2mm,2mm,2mm">
                  <w:txbxContent>
                    <w:p w14:paraId="7A98979A" w14:textId="2781B4EF" w:rsidR="00406E56" w:rsidRPr="00E47556" w:rsidRDefault="00406E56" w:rsidP="003A552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1F2715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https://gist.github.com/blazovics/416a6c5d431ffdd161a9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09AF7F" w14:textId="144D2D41" w:rsidR="00EC59A0" w:rsidRDefault="000C2BE4" w:rsidP="00A7778B">
      <w:pPr>
        <w:pStyle w:val="Heading1"/>
        <w:rPr>
          <w:lang w:val="hu-HU"/>
        </w:rPr>
      </w:pPr>
      <w:r>
        <w:rPr>
          <w:lang w:val="hu-HU"/>
        </w:rPr>
        <w:t>ImageDownloader</w:t>
      </w:r>
    </w:p>
    <w:p w14:paraId="2A49D0BD" w14:textId="77777777" w:rsidR="003C6B14" w:rsidRDefault="003C6B14" w:rsidP="003C6B14"/>
    <w:p w14:paraId="6CD9AAAA" w14:textId="6C27EF44" w:rsidR="003C6B14" w:rsidRPr="003C6B14" w:rsidRDefault="003C6B14" w:rsidP="003C6B14">
      <w:r>
        <w:t xml:space="preserve">Alkalmazásunk a fortepan.hu-ról fog letölteni közepes, illetve nagy felbontású képeket. Utóbbi esetén azt is szeretnénk megmutatni a felhasználónak, hogy hogyan halad a letöltés. </w:t>
      </w:r>
    </w:p>
    <w:p w14:paraId="639E841C" w14:textId="77777777" w:rsidR="00EC59A0" w:rsidRPr="00117B36" w:rsidRDefault="00EC59A0" w:rsidP="00EC59A0">
      <w:pPr>
        <w:rPr>
          <w:lang w:val="hu-HU"/>
        </w:rPr>
      </w:pPr>
    </w:p>
    <w:p w14:paraId="46C07D75" w14:textId="77777777" w:rsidR="000C2BE4" w:rsidRDefault="000C2BE4" w:rsidP="00EC59A0">
      <w:pPr>
        <w:jc w:val="both"/>
        <w:rPr>
          <w:lang w:val="hu-HU"/>
        </w:rPr>
      </w:pPr>
      <w:r>
        <w:rPr>
          <w:lang w:val="hu-HU"/>
        </w:rPr>
        <w:t xml:space="preserve">Kiindulásnak hozzunk lére egy SingleView applicationt </w:t>
      </w:r>
      <w:r w:rsidRPr="000C2BE4">
        <w:rPr>
          <w:b/>
          <w:lang w:val="hu-HU"/>
        </w:rPr>
        <w:t>PictureDownload</w:t>
      </w:r>
      <w:r>
        <w:rPr>
          <w:lang w:val="hu-HU"/>
        </w:rPr>
        <w:t xml:space="preserve"> néven.</w:t>
      </w:r>
    </w:p>
    <w:p w14:paraId="13B628B9" w14:textId="1C3A100D" w:rsidR="005C18D5" w:rsidRDefault="000C2BE4" w:rsidP="00EC59A0">
      <w:pPr>
        <w:jc w:val="both"/>
        <w:rPr>
          <w:lang w:val="hu-HU"/>
        </w:rPr>
      </w:pPr>
      <w:r>
        <w:rPr>
          <w:lang w:val="hu-HU"/>
        </w:rPr>
        <w:t>A létrehozott projektben töröljük ki a Main.Storyboard-ot és ezt vezessük át project beállításaiban is, nevezetesen töröljük ki a Main interface mező tartalmát a Deployment Info résznél.</w:t>
      </w:r>
    </w:p>
    <w:p w14:paraId="14DDCE25" w14:textId="77777777" w:rsidR="000C2BE4" w:rsidRDefault="000C2BE4" w:rsidP="00EC59A0">
      <w:pPr>
        <w:jc w:val="both"/>
        <w:rPr>
          <w:lang w:val="hu-HU"/>
        </w:rPr>
      </w:pPr>
    </w:p>
    <w:p w14:paraId="7A867572" w14:textId="2EF7DF03" w:rsidR="000C2BE4" w:rsidRPr="00117B36" w:rsidRDefault="000C2BE4" w:rsidP="00EC59A0">
      <w:pPr>
        <w:jc w:val="both"/>
        <w:rPr>
          <w:ins w:id="2" w:author="Imre Kelényi" w:date="2014-05-05T17:20:00Z"/>
          <w:lang w:val="hu-HU"/>
        </w:rPr>
      </w:pPr>
      <w:r>
        <w:rPr>
          <w:noProof/>
        </w:rPr>
        <w:drawing>
          <wp:inline distT="0" distB="0" distL="0" distR="0" wp14:anchorId="76334091" wp14:editId="299B4541">
            <wp:extent cx="5270500" cy="1844040"/>
            <wp:effectExtent l="0" t="0" r="1270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5-04-28 at 10.27.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9792" w14:textId="77777777" w:rsidR="001D2F00" w:rsidRPr="00117B36" w:rsidRDefault="001D2F00" w:rsidP="00EC59A0">
      <w:pPr>
        <w:jc w:val="both"/>
        <w:rPr>
          <w:ins w:id="3" w:author="Imre Kelényi" w:date="2014-05-05T17:20:00Z"/>
          <w:lang w:val="hu-HU"/>
        </w:rPr>
      </w:pPr>
    </w:p>
    <w:p w14:paraId="6EF2F11E" w14:textId="0F98155E" w:rsidR="00EC59A0" w:rsidRPr="00117B36" w:rsidRDefault="000C2BE4" w:rsidP="00EC59A0">
      <w:pPr>
        <w:pStyle w:val="Heading2"/>
        <w:rPr>
          <w:lang w:val="hu-HU"/>
        </w:rPr>
      </w:pPr>
      <w:r>
        <w:rPr>
          <w:lang w:val="hu-HU"/>
        </w:rPr>
        <w:t>ViewController inicializálása kódból</w:t>
      </w:r>
    </w:p>
    <w:p w14:paraId="041009A5" w14:textId="77777777" w:rsidR="00EC59A0" w:rsidRPr="00117B36" w:rsidRDefault="00EC59A0" w:rsidP="00EC59A0">
      <w:pPr>
        <w:rPr>
          <w:lang w:val="hu-HU"/>
        </w:rPr>
      </w:pPr>
    </w:p>
    <w:p w14:paraId="0549EEFE" w14:textId="4CE86193" w:rsidR="00C71F87" w:rsidRPr="00117B36" w:rsidRDefault="000C2BE4" w:rsidP="007D086F">
      <w:pPr>
        <w:rPr>
          <w:lang w:val="hu-HU"/>
        </w:rPr>
      </w:pPr>
      <w:r>
        <w:rPr>
          <w:lang w:val="hu-HU"/>
        </w:rPr>
        <w:t xml:space="preserve">Adjuk hozzá az alábbi kódrészletet az AppDelegate </w:t>
      </w:r>
      <w:r w:rsidRPr="000C2BE4">
        <w:rPr>
          <w:lang w:val="hu-HU"/>
        </w:rPr>
        <w:t>didFinishLaunchingWithOptions</w:t>
      </w:r>
      <w:r>
        <w:rPr>
          <w:lang w:val="hu-HU"/>
        </w:rPr>
        <w:t xml:space="preserve"> metódusához:</w:t>
      </w:r>
    </w:p>
    <w:p w14:paraId="6BF5BFD1" w14:textId="0FEBBB83" w:rsidR="00C71F87" w:rsidRPr="00117B36" w:rsidRDefault="00D4047C" w:rsidP="00EC59A0">
      <w:pPr>
        <w:rPr>
          <w:lang w:val="hu-HU"/>
        </w:rPr>
      </w:pPr>
      <w:r w:rsidRPr="00117B36">
        <w:rPr>
          <w:noProof/>
        </w:rPr>
        <w:lastRenderedPageBreak/>
        <mc:AlternateContent>
          <mc:Choice Requires="wps">
            <w:drawing>
              <wp:inline distT="0" distB="0" distL="0" distR="0" wp14:anchorId="067A73BE" wp14:editId="22B6F5F9">
                <wp:extent cx="5257800" cy="1122892"/>
                <wp:effectExtent l="0" t="0" r="0" b="2540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A7A37" w14:textId="70DE1065" w:rsidR="00406E56" w:rsidRPr="000C2BE4" w:rsidRDefault="00406E56" w:rsidP="000C2BE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C2BE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application(application: </w:t>
                            </w:r>
                            <w:r w:rsidRPr="000C2BE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UIApplication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, didFinishLaunchingWithOptions launchOptions: [</w:t>
                            </w:r>
                            <w:r w:rsidRPr="000C2BE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NSObject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: </w:t>
                            </w:r>
                            <w:r w:rsidRPr="000C2BE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AnyObject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]?) -&gt; </w:t>
                            </w:r>
                            <w:r w:rsidRPr="000C2BE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Bool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</w:t>
                            </w:r>
                          </w:p>
                          <w:p w14:paraId="0E46A67A" w14:textId="77777777" w:rsidR="00406E56" w:rsidRDefault="00406E56" w:rsidP="000C2BE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</w:p>
                          <w:p w14:paraId="21A547A6" w14:textId="484A368C" w:rsidR="00406E56" w:rsidRPr="000C2BE4" w:rsidRDefault="00406E56" w:rsidP="000C2BE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Pr="000C2BE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.window = UIWindow(frame: UIScreen.mainScreen().bounds)</w:t>
                            </w:r>
                          </w:p>
                          <w:p w14:paraId="5CBA6B84" w14:textId="77777777" w:rsidR="00406E56" w:rsidRPr="000C2BE4" w:rsidRDefault="00406E56" w:rsidP="000C2BE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</w:p>
                          <w:p w14:paraId="76BB9A57" w14:textId="594F6D4C" w:rsidR="00406E56" w:rsidRPr="000C2BE4" w:rsidRDefault="00406E56" w:rsidP="000C2BE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Pr="000C2BE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viewController = ViewController()</w:t>
                            </w:r>
                          </w:p>
                          <w:p w14:paraId="58F69517" w14:textId="77777777" w:rsidR="00406E56" w:rsidRDefault="00406E56" w:rsidP="000C2BE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viewController.imageUrl = </w:t>
                            </w:r>
                          </w:p>
                          <w:p w14:paraId="161CF152" w14:textId="6F50A164" w:rsidR="00406E56" w:rsidRPr="000C2BE4" w:rsidRDefault="00406E56" w:rsidP="000C2BE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NSURL(string: </w:t>
                            </w:r>
                            <w:r w:rsidRPr="000C2BE4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"http://www.fortepan.hu/_photo/display/28268.jpg"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3E4E9CE" w14:textId="77777777" w:rsidR="00406E56" w:rsidRDefault="00406E56" w:rsidP="000C2BE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viewController.contentUrl = </w:t>
                            </w:r>
                          </w:p>
                          <w:p w14:paraId="63F37B8B" w14:textId="77777777" w:rsidR="00406E56" w:rsidRDefault="00406E56" w:rsidP="000C2BE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ind w:left="529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NSURL(string: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</w:p>
                          <w:p w14:paraId="6F62980D" w14:textId="78666F6D" w:rsidR="00406E56" w:rsidRPr="000C2BE4" w:rsidRDefault="00406E56" w:rsidP="000C2BE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ind w:left="529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0C2BE4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"http://www.fortepan.hu/_photo/download/fortepan_28268.jpg"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4700C94" w14:textId="77777777" w:rsidR="00406E56" w:rsidRPr="000C2BE4" w:rsidRDefault="00406E56" w:rsidP="000C2BE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</w:p>
                          <w:p w14:paraId="040A73FC" w14:textId="7D6C2FE9" w:rsidR="00406E56" w:rsidRPr="000C2BE4" w:rsidRDefault="00406E56" w:rsidP="000C2BE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Pr="000C2BE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.window!.rootViewController = viewController   </w:t>
                            </w:r>
                          </w:p>
                          <w:p w14:paraId="20102BE4" w14:textId="4347BEEA" w:rsidR="00406E56" w:rsidRPr="000C2BE4" w:rsidRDefault="00406E56" w:rsidP="000C2BE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Pr="000C2BE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.window!.makeKeyAndVisible()</w:t>
                            </w:r>
                          </w:p>
                          <w:p w14:paraId="27709D26" w14:textId="77777777" w:rsidR="00406E56" w:rsidRPr="000C2BE4" w:rsidRDefault="00406E56" w:rsidP="000C2BE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</w:p>
                          <w:p w14:paraId="18510165" w14:textId="77777777" w:rsidR="00406E56" w:rsidRDefault="00406E56" w:rsidP="008923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Pr="000C2BE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return</w:t>
                            </w: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0C2BE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true</w:t>
                            </w:r>
                          </w:p>
                          <w:p w14:paraId="75648D02" w14:textId="76AF36D6" w:rsidR="00406E56" w:rsidRPr="00710B57" w:rsidDel="00C71F87" w:rsidRDefault="00406E56" w:rsidP="000C2BE4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4" w:author="Tibor Kántor" w:date="2014-05-07T11:12:00Z"/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C2BE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  <w:del w:id="5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643820"/>
                                  <w:sz w:val="18"/>
                                  <w:szCs w:val="22"/>
                                </w:rPr>
                                <w:delText xml:space="preserve">#import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C41A16"/>
                                  <w:sz w:val="18"/>
                                  <w:szCs w:val="22"/>
                                </w:rPr>
                                <w:delText>&lt;Foundation/Foundation.h&gt;</w:delText>
                              </w:r>
                            </w:del>
                          </w:p>
                          <w:p w14:paraId="2D826BEE" w14:textId="3E0DEEB7" w:rsidR="00406E56" w:rsidRPr="0089234C" w:rsidDel="00C71F87" w:rsidRDefault="00406E56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" w:author="Tibor Kántor" w:date="2014-05-07T11:12:00Z"/>
                                <w:rFonts w:ascii="Menlo Regular" w:hAnsi="Menlo Regular" w:cs="Menlo Regular"/>
                                <w:color w:val="643820"/>
                                <w:sz w:val="18"/>
                                <w:szCs w:val="22"/>
                              </w:rPr>
                            </w:pPr>
                            <w:del w:id="7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643820"/>
                                  <w:sz w:val="18"/>
                                  <w:szCs w:val="22"/>
                                </w:rPr>
                                <w:delText xml:space="preserve">#import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C41A16"/>
                                  <w:sz w:val="18"/>
                                  <w:szCs w:val="22"/>
                                </w:rPr>
                                <w:delText>&lt;CoreLocation/CoreLocation.h&gt;</w:delText>
                              </w:r>
                            </w:del>
                          </w:p>
                          <w:p w14:paraId="7F735A01" w14:textId="378BB62D" w:rsidR="00406E56" w:rsidRPr="0089234C" w:rsidDel="00C71F87" w:rsidRDefault="00406E56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8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1AC0D913" w14:textId="636F7F96" w:rsidR="00406E56" w:rsidRPr="0089234C" w:rsidDel="00C71F87" w:rsidRDefault="00406E56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9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0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@interface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MELocationManager :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NSObject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&lt;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CLLocationManagerDelegate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&gt;{</w:delText>
                              </w:r>
                            </w:del>
                          </w:p>
                          <w:p w14:paraId="0722D82C" w14:textId="28F2DBF8" w:rsidR="00406E56" w:rsidDel="00C71F87" w:rsidRDefault="00406E56" w:rsidP="008F2F8F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1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2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CLLocationManager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*_locationManager;</w:delText>
                              </w:r>
                            </w:del>
                          </w:p>
                          <w:p w14:paraId="6E40E5EC" w14:textId="4A4071C5" w:rsidR="00406E56" w:rsidDel="00C71F87" w:rsidRDefault="00406E56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3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4" w:author="Tibor Kántor" w:date="2014-05-07T11:12:00Z">
                              <w:r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ED42A8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NSTimer</w:delText>
                              </w:r>
                              <w:r w:rsidRPr="00ED42A8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* _timeOutTimer;</w:delText>
                              </w:r>
                            </w:del>
                          </w:p>
                          <w:p w14:paraId="7DEAA40F" w14:textId="3B05E2A3" w:rsidR="00406E56" w:rsidRPr="00C82F5B" w:rsidDel="00C71F87" w:rsidRDefault="00406E56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5" w:author="Tibor Kántor" w:date="2014-05-07T11:12:00Z"/>
                                <w:rFonts w:ascii="Menlo Regular" w:hAnsi="Menlo Regular" w:cs="Menlo Regular"/>
                                <w:color w:val="000000"/>
                                <w:sz w:val="10"/>
                                <w:szCs w:val="22"/>
                              </w:rPr>
                            </w:pPr>
                            <w:del w:id="16" w:author="Tibor Kántor" w:date="2014-05-07T11:12:00Z">
                              <w:r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(^locationUpdated)(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);</w:delText>
                              </w:r>
                            </w:del>
                          </w:p>
                          <w:p w14:paraId="5ECBCB40" w14:textId="4E1D81F0" w:rsidR="00406E56" w:rsidDel="00C71F87" w:rsidRDefault="00406E56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7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8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}</w:delText>
                              </w:r>
                            </w:del>
                          </w:p>
                          <w:p w14:paraId="6199D0A7" w14:textId="5D0EB405" w:rsidR="00406E56" w:rsidRPr="0089234C" w:rsidDel="00C71F87" w:rsidRDefault="00406E56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9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5A1ED1FE" w14:textId="110DED98" w:rsidR="00406E56" w:rsidRPr="0089234C" w:rsidDel="00C71F87" w:rsidRDefault="00406E56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0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21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@property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strong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,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nonatomic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)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*lastLocation;</w:delText>
                              </w:r>
                            </w:del>
                          </w:p>
                          <w:p w14:paraId="6B6ADA68" w14:textId="5E608BAD" w:rsidR="00406E56" w:rsidRPr="0089234C" w:rsidDel="00C71F87" w:rsidRDefault="00406E56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2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7D49BF83" w14:textId="3ACF5F60" w:rsidR="00406E56" w:rsidRPr="0089234C" w:rsidDel="00C71F87" w:rsidRDefault="00406E56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3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24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-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)startLocationManager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:(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(^)(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))block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;</w:delText>
                              </w:r>
                            </w:del>
                          </w:p>
                          <w:p w14:paraId="11450EFC" w14:textId="1D2153DD" w:rsidR="00406E56" w:rsidRPr="0089234C" w:rsidDel="00C71F87" w:rsidRDefault="00406E56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5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26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-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)stopLocationManager;</w:delText>
                              </w:r>
                            </w:del>
                          </w:p>
                          <w:p w14:paraId="215C9FE8" w14:textId="229AFBD6" w:rsidR="00406E56" w:rsidRPr="0089234C" w:rsidDel="00C71F87" w:rsidRDefault="00406E56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7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58462379" w14:textId="2EBBFD36" w:rsidR="00406E56" w:rsidRPr="0089234C" w:rsidRDefault="00406E56" w:rsidP="008923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8"/>
                              </w:rPr>
                            </w:pPr>
                            <w:del w:id="28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@end</w:delText>
                              </w:r>
                            </w:del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7A73BE" id="Text_x0020_Box_x0020_7" o:spid="_x0000_s1027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" fillcolor="#eeece1 [3214]" stroked="f">
                <v:textbox style="mso-fit-shape-to-text:t" inset="2mm,2mm,2mm,2mm">
                  <w:txbxContent>
                    <w:p w14:paraId="533A7A37" w14:textId="70DE1065" w:rsidR="00406E56" w:rsidRPr="000C2BE4" w:rsidRDefault="00406E56" w:rsidP="000C2BE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C2BE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application(application: </w:t>
                      </w:r>
                      <w:r w:rsidRPr="000C2BE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UIApplication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, didFinishLaunchingWithOptions launchOptions: [</w:t>
                      </w:r>
                      <w:r w:rsidRPr="000C2BE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NSObject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: </w:t>
                      </w:r>
                      <w:r w:rsidRPr="000C2BE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AnyObject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]?) -&gt; </w:t>
                      </w:r>
                      <w:r w:rsidRPr="000C2BE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Bool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</w:t>
                      </w:r>
                    </w:p>
                    <w:p w14:paraId="0E46A67A" w14:textId="77777777" w:rsidR="00406E56" w:rsidRDefault="00406E56" w:rsidP="000C2BE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</w:p>
                    <w:p w14:paraId="21A547A6" w14:textId="484A368C" w:rsidR="00406E56" w:rsidRPr="000C2BE4" w:rsidRDefault="00406E56" w:rsidP="000C2BE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r w:rsidRPr="000C2BE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.window = UIWindow(frame: UIScreen.mainScreen().bounds)</w:t>
                      </w:r>
                    </w:p>
                    <w:p w14:paraId="5CBA6B84" w14:textId="77777777" w:rsidR="00406E56" w:rsidRPr="000C2BE4" w:rsidRDefault="00406E56" w:rsidP="000C2BE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</w:p>
                    <w:p w14:paraId="76BB9A57" w14:textId="594F6D4C" w:rsidR="00406E56" w:rsidRPr="000C2BE4" w:rsidRDefault="00406E56" w:rsidP="000C2BE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r w:rsidRPr="000C2BE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viewController = ViewController()</w:t>
                      </w:r>
                    </w:p>
                    <w:p w14:paraId="58F69517" w14:textId="77777777" w:rsidR="00406E56" w:rsidRDefault="00406E56" w:rsidP="000C2BE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viewController.imageUrl = </w:t>
                      </w:r>
                    </w:p>
                    <w:p w14:paraId="161CF152" w14:textId="6F50A164" w:rsidR="00406E56" w:rsidRPr="000C2BE4" w:rsidRDefault="00406E56" w:rsidP="000C2BE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NSURL(string: </w:t>
                      </w:r>
                      <w:r w:rsidRPr="000C2BE4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"http://www.fortepan.hu/_photo/display/28268.jpg"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33E4E9CE" w14:textId="77777777" w:rsidR="00406E56" w:rsidRDefault="00406E56" w:rsidP="000C2BE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viewController.contentUrl = </w:t>
                      </w:r>
                    </w:p>
                    <w:p w14:paraId="63F37B8B" w14:textId="77777777" w:rsidR="00406E56" w:rsidRDefault="00406E56" w:rsidP="000C2BE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ind w:left="529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NSURL(string: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</w:p>
                    <w:p w14:paraId="6F62980D" w14:textId="78666F6D" w:rsidR="00406E56" w:rsidRPr="000C2BE4" w:rsidRDefault="00406E56" w:rsidP="000C2BE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ind w:left="529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0C2BE4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"http://www.fortepan.hu/_photo/download/fortepan_28268.jpg"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34700C94" w14:textId="77777777" w:rsidR="00406E56" w:rsidRPr="000C2BE4" w:rsidRDefault="00406E56" w:rsidP="000C2BE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</w:p>
                    <w:p w14:paraId="040A73FC" w14:textId="7D6C2FE9" w:rsidR="00406E56" w:rsidRPr="000C2BE4" w:rsidRDefault="00406E56" w:rsidP="000C2BE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r w:rsidRPr="000C2BE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.window!.rootViewController = viewController   </w:t>
                      </w:r>
                    </w:p>
                    <w:p w14:paraId="20102BE4" w14:textId="4347BEEA" w:rsidR="00406E56" w:rsidRPr="000C2BE4" w:rsidRDefault="00406E56" w:rsidP="000C2BE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r w:rsidRPr="000C2BE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.window!.makeKeyAndVisible()</w:t>
                      </w:r>
                    </w:p>
                    <w:p w14:paraId="27709D26" w14:textId="77777777" w:rsidR="00406E56" w:rsidRPr="000C2BE4" w:rsidRDefault="00406E56" w:rsidP="000C2BE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</w:p>
                    <w:p w14:paraId="18510165" w14:textId="77777777" w:rsidR="00406E56" w:rsidRDefault="00406E56" w:rsidP="008923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r w:rsidRPr="000C2BE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return</w:t>
                      </w: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0C2BE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true</w:t>
                      </w:r>
                    </w:p>
                    <w:p w14:paraId="75648D02" w14:textId="76AF36D6" w:rsidR="00406E56" w:rsidRPr="00710B57" w:rsidDel="00C71F87" w:rsidRDefault="00406E56" w:rsidP="000C2BE4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9" w:author="Tibor Kántor" w:date="2014-05-07T11:12:00Z"/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C2BE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  <w:del w:id="30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643820"/>
                            <w:sz w:val="18"/>
                            <w:szCs w:val="22"/>
                          </w:rPr>
                          <w:delText xml:space="preserve">#import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C41A16"/>
                            <w:sz w:val="18"/>
                            <w:szCs w:val="22"/>
                          </w:rPr>
                          <w:delText>&lt;Foundation/Foundation.h&gt;</w:delText>
                        </w:r>
                      </w:del>
                    </w:p>
                    <w:p w14:paraId="2D826BEE" w14:textId="3E0DEEB7" w:rsidR="00406E56" w:rsidRPr="0089234C" w:rsidDel="00C71F87" w:rsidRDefault="00406E56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31" w:author="Tibor Kántor" w:date="2014-05-07T11:12:00Z"/>
                          <w:rFonts w:ascii="Menlo Regular" w:hAnsi="Menlo Regular" w:cs="Menlo Regular"/>
                          <w:color w:val="643820"/>
                          <w:sz w:val="18"/>
                          <w:szCs w:val="22"/>
                        </w:rPr>
                      </w:pPr>
                      <w:del w:id="32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643820"/>
                            <w:sz w:val="18"/>
                            <w:szCs w:val="22"/>
                          </w:rPr>
                          <w:delText xml:space="preserve">#import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C41A16"/>
                            <w:sz w:val="18"/>
                            <w:szCs w:val="22"/>
                          </w:rPr>
                          <w:delText>&lt;CoreLocation/CoreLocation.h&gt;</w:delText>
                        </w:r>
                      </w:del>
                    </w:p>
                    <w:p w14:paraId="7F735A01" w14:textId="378BB62D" w:rsidR="00406E56" w:rsidRPr="0089234C" w:rsidDel="00C71F87" w:rsidRDefault="00406E56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33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1AC0D913" w14:textId="636F7F96" w:rsidR="00406E56" w:rsidRPr="0089234C" w:rsidDel="00C71F87" w:rsidRDefault="00406E56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34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35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@interface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MELocationManager :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NSObject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&lt;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CLLocationManagerDelegate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&gt;{</w:delText>
                        </w:r>
                      </w:del>
                    </w:p>
                    <w:p w14:paraId="0722D82C" w14:textId="28F2DBF8" w:rsidR="00406E56" w:rsidDel="00C71F87" w:rsidRDefault="00406E56" w:rsidP="008F2F8F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36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37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CLLocationManager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*_locationManager;</w:delText>
                        </w:r>
                      </w:del>
                    </w:p>
                    <w:p w14:paraId="6E40E5EC" w14:textId="4A4071C5" w:rsidR="00406E56" w:rsidDel="00C71F87" w:rsidRDefault="00406E56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38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39" w:author="Tibor Kántor" w:date="2014-05-07T11:12:00Z">
                        <w:r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ED42A8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NSTimer</w:delText>
                        </w:r>
                        <w:r w:rsidRPr="00ED42A8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* _timeOutTimer;</w:delText>
                        </w:r>
                      </w:del>
                    </w:p>
                    <w:p w14:paraId="7DEAA40F" w14:textId="3B05E2A3" w:rsidR="00406E56" w:rsidRPr="00C82F5B" w:rsidDel="00C71F87" w:rsidRDefault="00406E56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0" w:author="Tibor Kántor" w:date="2014-05-07T11:12:00Z"/>
                          <w:rFonts w:ascii="Menlo Regular" w:hAnsi="Menlo Regular" w:cs="Menlo Regular"/>
                          <w:color w:val="000000"/>
                          <w:sz w:val="10"/>
                          <w:szCs w:val="22"/>
                        </w:rPr>
                      </w:pPr>
                      <w:del w:id="41" w:author="Tibor Kántor" w:date="2014-05-07T11:12:00Z">
                        <w:r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(^locationUpdated)(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);</w:delText>
                        </w:r>
                      </w:del>
                    </w:p>
                    <w:p w14:paraId="5ECBCB40" w14:textId="4E1D81F0" w:rsidR="00406E56" w:rsidDel="00C71F87" w:rsidRDefault="00406E56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2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43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}</w:delText>
                        </w:r>
                      </w:del>
                    </w:p>
                    <w:p w14:paraId="6199D0A7" w14:textId="5D0EB405" w:rsidR="00406E56" w:rsidRPr="0089234C" w:rsidDel="00C71F87" w:rsidRDefault="00406E56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4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5A1ED1FE" w14:textId="110DED98" w:rsidR="00406E56" w:rsidRPr="0089234C" w:rsidDel="00C71F87" w:rsidRDefault="00406E56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5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46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@property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strong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,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nonatomic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)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*lastLocation;</w:delText>
                        </w:r>
                      </w:del>
                    </w:p>
                    <w:p w14:paraId="6B6ADA68" w14:textId="5E608BAD" w:rsidR="00406E56" w:rsidRPr="0089234C" w:rsidDel="00C71F87" w:rsidRDefault="00406E56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7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7D49BF83" w14:textId="3ACF5F60" w:rsidR="00406E56" w:rsidRPr="0089234C" w:rsidDel="00C71F87" w:rsidRDefault="00406E56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8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49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-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)startLocationManager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:(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(^)(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))block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;</w:delText>
                        </w:r>
                      </w:del>
                    </w:p>
                    <w:p w14:paraId="11450EFC" w14:textId="1D2153DD" w:rsidR="00406E56" w:rsidRPr="0089234C" w:rsidDel="00C71F87" w:rsidRDefault="00406E56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50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51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-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)stopLocationManager;</w:delText>
                        </w:r>
                      </w:del>
                    </w:p>
                    <w:p w14:paraId="215C9FE8" w14:textId="229AFBD6" w:rsidR="00406E56" w:rsidRPr="0089234C" w:rsidDel="00C71F87" w:rsidRDefault="00406E56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52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58462379" w14:textId="2EBBFD36" w:rsidR="00406E56" w:rsidRPr="0089234C" w:rsidRDefault="00406E56" w:rsidP="008923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8"/>
                        </w:rPr>
                      </w:pPr>
                      <w:del w:id="53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@end</w:delText>
                        </w:r>
                      </w:del>
                    </w:p>
                  </w:txbxContent>
                </v:textbox>
                <w10:anchorlock/>
              </v:shape>
            </w:pict>
          </mc:Fallback>
        </mc:AlternateContent>
      </w:r>
    </w:p>
    <w:p w14:paraId="3F8FD4B6" w14:textId="4A56320C" w:rsidR="00D4047C" w:rsidRPr="00117B36" w:rsidRDefault="000C2BE4" w:rsidP="00EC59A0">
      <w:pPr>
        <w:rPr>
          <w:lang w:val="hu-HU"/>
        </w:rPr>
      </w:pPr>
      <w:r w:rsidRPr="000C2BE4">
        <w:rPr>
          <w:noProof/>
        </w:rPr>
        <mc:AlternateContent>
          <mc:Choice Requires="wps">
            <w:drawing>
              <wp:inline distT="0" distB="0" distL="0" distR="0" wp14:anchorId="67CAC88E" wp14:editId="697CD363">
                <wp:extent cx="5257800" cy="1122892"/>
                <wp:effectExtent l="0" t="0" r="25400" b="27940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11C242" w14:textId="77777777" w:rsidR="00406E56" w:rsidRPr="00E47556" w:rsidRDefault="00406E56" w:rsidP="000C2BE4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C2BE4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https://gist.github.com/blazovics/416a6c5d431ffdd161a9#file-appdelegate-didfinishlaunchingwithoptions-swift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CAC88E" id="Text_x0020_Box_x0020_64" o:spid="_x0000_s1028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" fillcolor="#1c1a10 [334]" strokecolor="black [3213]">
                <v:textbox style="mso-fit-shape-to-text:t" inset="2mm,2mm,2mm,2mm">
                  <w:txbxContent>
                    <w:p w14:paraId="3E11C242" w14:textId="77777777" w:rsidR="00406E56" w:rsidRPr="00E47556" w:rsidRDefault="00406E56" w:rsidP="000C2BE4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0C2BE4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https://gist.github.com/blazovics/416a6c5d431ffdd161a9#file-appdelegate-didfinishlaunchingwithoptions-swift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76FDD9" w14:textId="77777777" w:rsidR="000C2BE4" w:rsidRDefault="000C2BE4" w:rsidP="000E7014">
      <w:pPr>
        <w:jc w:val="both"/>
        <w:rPr>
          <w:lang w:val="hu-HU"/>
        </w:rPr>
      </w:pPr>
    </w:p>
    <w:p w14:paraId="76A49645" w14:textId="77777777" w:rsidR="009B3470" w:rsidRDefault="000C2BE4" w:rsidP="000E7014">
      <w:pPr>
        <w:jc w:val="both"/>
        <w:rPr>
          <w:lang w:val="hu-HU"/>
        </w:rPr>
      </w:pPr>
      <w:r>
        <w:rPr>
          <w:lang w:val="hu-HU"/>
        </w:rPr>
        <w:t>Ezután menjünk át a ViewController.swift-r</w:t>
      </w:r>
      <w:r w:rsidR="009B3470">
        <w:rPr>
          <w:lang w:val="hu-HU"/>
        </w:rPr>
        <w:t>e és kezdjük el kiegészíteni.</w:t>
      </w:r>
    </w:p>
    <w:p w14:paraId="7D14AE27" w14:textId="77777777" w:rsidR="009B3470" w:rsidRDefault="009B3470" w:rsidP="000E7014">
      <w:pPr>
        <w:jc w:val="both"/>
        <w:rPr>
          <w:lang w:val="hu-HU"/>
        </w:rPr>
      </w:pPr>
    </w:p>
    <w:p w14:paraId="1309AEEF" w14:textId="58849081" w:rsidR="009B3470" w:rsidRDefault="009B3470" w:rsidP="000E7014">
      <w:pPr>
        <w:jc w:val="both"/>
        <w:rPr>
          <w:lang w:val="hu-HU"/>
        </w:rPr>
      </w:pPr>
      <w:r>
        <w:rPr>
          <w:lang w:val="hu-HU"/>
        </w:rPr>
        <w:t xml:space="preserve">Hozzunk létre egy </w:t>
      </w:r>
      <w:r w:rsidRPr="006D0D93">
        <w:rPr>
          <w:b/>
          <w:lang w:val="hu-HU"/>
        </w:rPr>
        <w:t>imageView</w:t>
      </w:r>
      <w:r>
        <w:rPr>
          <w:lang w:val="hu-HU"/>
        </w:rPr>
        <w:t xml:space="preserve"> nevű UIImageView property-t, hogy szükség esetén le tudjuk cserélni a benne lévő képet,</w:t>
      </w:r>
      <w:r w:rsidR="006D0D93">
        <w:rPr>
          <w:lang w:val="hu-HU"/>
        </w:rPr>
        <w:t xml:space="preserve"> illetve egy </w:t>
      </w:r>
      <w:r w:rsidR="006D0D93" w:rsidRPr="006D0D93">
        <w:rPr>
          <w:b/>
          <w:lang w:val="hu-HU"/>
        </w:rPr>
        <w:t>contentUrl</w:t>
      </w:r>
      <w:r w:rsidR="006D0D93">
        <w:rPr>
          <w:lang w:val="hu-HU"/>
        </w:rPr>
        <w:t xml:space="preserve"> és egy </w:t>
      </w:r>
      <w:r w:rsidR="006D0D93" w:rsidRPr="006D0D93">
        <w:rPr>
          <w:b/>
          <w:lang w:val="hu-HU"/>
        </w:rPr>
        <w:t>imageUrl</w:t>
      </w:r>
      <w:r w:rsidR="006D0D93">
        <w:rPr>
          <w:lang w:val="hu-HU"/>
        </w:rPr>
        <w:t xml:space="preserve">  property-t</w:t>
      </w:r>
    </w:p>
    <w:p w14:paraId="1A62A202" w14:textId="77777777" w:rsidR="009B3470" w:rsidRDefault="009B3470" w:rsidP="000E7014">
      <w:pPr>
        <w:jc w:val="both"/>
        <w:rPr>
          <w:lang w:val="hu-HU"/>
        </w:rPr>
      </w:pPr>
    </w:p>
    <w:p w14:paraId="370A7FDF" w14:textId="76EC7829" w:rsidR="009B3470" w:rsidRDefault="009B3470" w:rsidP="000E7014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68CABC0C" wp14:editId="449CFBA4">
                <wp:extent cx="5257800" cy="1122892"/>
                <wp:effectExtent l="0" t="0" r="0" b="2540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59E22" w14:textId="77777777" w:rsidR="00406E56" w:rsidRPr="006D0D93" w:rsidRDefault="00406E56" w:rsidP="006D0D9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6D0D93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class</w:t>
                            </w:r>
                            <w:r w:rsidRPr="006D0D93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ViewController: </w:t>
                            </w:r>
                            <w:r w:rsidRPr="006D0D93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UIViewController</w:t>
                            </w:r>
                            <w:r w:rsidRPr="006D0D93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</w:t>
                            </w:r>
                          </w:p>
                          <w:p w14:paraId="41806048" w14:textId="77777777" w:rsidR="00406E56" w:rsidRPr="006D0D93" w:rsidRDefault="00406E56" w:rsidP="006D0D9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6D0D93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</w:p>
                          <w:p w14:paraId="74FA9381" w14:textId="77777777" w:rsidR="00406E56" w:rsidRPr="006D0D93" w:rsidRDefault="00406E56" w:rsidP="006D0D9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6D0D93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6D0D93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var</w:t>
                            </w:r>
                            <w:r w:rsidRPr="006D0D93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contentUrl:</w:t>
                            </w:r>
                            <w:r w:rsidRPr="006D0D93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NSURL</w:t>
                            </w:r>
                            <w:r w:rsidRPr="006D0D93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?</w:t>
                            </w:r>
                          </w:p>
                          <w:p w14:paraId="4BF9A48A" w14:textId="77777777" w:rsidR="00406E56" w:rsidRPr="006D0D93" w:rsidRDefault="00406E56" w:rsidP="006D0D9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6D0D93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</w:t>
                            </w:r>
                            <w:r w:rsidRPr="006D0D93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var</w:t>
                            </w:r>
                            <w:r w:rsidRPr="006D0D93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imageUrl:</w:t>
                            </w:r>
                            <w:r w:rsidRPr="006D0D93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NSURL</w:t>
                            </w:r>
                            <w:r w:rsidRPr="006D0D93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?</w:t>
                            </w:r>
                          </w:p>
                          <w:p w14:paraId="6C071DA0" w14:textId="432A1288" w:rsidR="00406E56" w:rsidRPr="00710B57" w:rsidDel="00C71F87" w:rsidRDefault="00406E56" w:rsidP="006D0D93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9" w:author="Tibor Kántor" w:date="2014-05-07T11:12:00Z"/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6D0D93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</w:t>
                            </w:r>
                            <w:r w:rsidRPr="006D0D93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var</w:t>
                            </w:r>
                            <w:r w:rsidRPr="006D0D93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imageView:</w:t>
                            </w:r>
                            <w:r w:rsidRPr="006D0D93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UIImageView</w:t>
                            </w:r>
                            <w:r w:rsidRPr="006D0D93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?</w:t>
                            </w:r>
                            <w:del w:id="30" w:author="Tibor Kántor" w:date="2014-05-07T11:12:00Z">
                              <w:r w:rsidRPr="006D0D93" w:rsidDel="00C71F87">
                                <w:rPr>
                                  <w:rFonts w:ascii="Menlo Regular" w:hAnsi="Menlo Regular" w:cs="Menlo Regular"/>
                                  <w:color w:val="643820"/>
                                  <w:sz w:val="18"/>
                                  <w:szCs w:val="22"/>
                                  <w:highlight w:val="yellow"/>
                                </w:rPr>
                                <w:delText xml:space="preserve">#import </w:delText>
                              </w:r>
                              <w:r w:rsidRPr="006D0D93" w:rsidDel="00C71F87">
                                <w:rPr>
                                  <w:rFonts w:ascii="Menlo Regular" w:hAnsi="Menlo Regular" w:cs="Menlo Regular"/>
                                  <w:color w:val="C41A16"/>
                                  <w:sz w:val="18"/>
                                  <w:szCs w:val="22"/>
                                  <w:highlight w:val="yellow"/>
                                </w:rPr>
                                <w:delText>&lt;Foundation/Foundation.h&gt;</w:delText>
                              </w:r>
                            </w:del>
                          </w:p>
                          <w:p w14:paraId="68087B75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31" w:author="Tibor Kántor" w:date="2014-05-07T11:12:00Z"/>
                                <w:rFonts w:ascii="Menlo Regular" w:hAnsi="Menlo Regular" w:cs="Menlo Regular"/>
                                <w:color w:val="643820"/>
                                <w:sz w:val="18"/>
                                <w:szCs w:val="22"/>
                              </w:rPr>
                            </w:pPr>
                            <w:del w:id="32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643820"/>
                                  <w:sz w:val="18"/>
                                  <w:szCs w:val="22"/>
                                </w:rPr>
                                <w:delText xml:space="preserve">#import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C41A16"/>
                                  <w:sz w:val="18"/>
                                  <w:szCs w:val="22"/>
                                </w:rPr>
                                <w:delText>&lt;CoreLocation/CoreLocation.h&gt;</w:delText>
                              </w:r>
                            </w:del>
                          </w:p>
                          <w:p w14:paraId="28752CEB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33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3248FF0D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34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35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@interface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MELocationManager :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NSObject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&lt;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CLLocationManagerDelegate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&gt;{</w:delText>
                              </w:r>
                            </w:del>
                          </w:p>
                          <w:p w14:paraId="356D5ABC" w14:textId="77777777" w:rsidR="00406E56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36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37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CLLocationManager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*_locationManager;</w:delText>
                              </w:r>
                            </w:del>
                          </w:p>
                          <w:p w14:paraId="3F3E9CF0" w14:textId="77777777" w:rsidR="00406E56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38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39" w:author="Tibor Kántor" w:date="2014-05-07T11:12:00Z">
                              <w:r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ED42A8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NSTimer</w:delText>
                              </w:r>
                              <w:r w:rsidRPr="00ED42A8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* _timeOutTimer;</w:delText>
                              </w:r>
                            </w:del>
                          </w:p>
                          <w:p w14:paraId="60177755" w14:textId="77777777" w:rsidR="00406E56" w:rsidRPr="00C82F5B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40" w:author="Tibor Kántor" w:date="2014-05-07T11:12:00Z"/>
                                <w:rFonts w:ascii="Menlo Regular" w:hAnsi="Menlo Regular" w:cs="Menlo Regular"/>
                                <w:color w:val="000000"/>
                                <w:sz w:val="10"/>
                                <w:szCs w:val="22"/>
                              </w:rPr>
                            </w:pPr>
                            <w:del w:id="41" w:author="Tibor Kántor" w:date="2014-05-07T11:12:00Z">
                              <w:r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(^locationUpdated)(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);</w:delText>
                              </w:r>
                            </w:del>
                          </w:p>
                          <w:p w14:paraId="7F49D10A" w14:textId="77777777" w:rsidR="00406E56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42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43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}</w:delText>
                              </w:r>
                            </w:del>
                          </w:p>
                          <w:p w14:paraId="4DE572AE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44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766D5566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45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46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@property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strong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,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nonatomic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)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*lastLocation;</w:delText>
                              </w:r>
                            </w:del>
                          </w:p>
                          <w:p w14:paraId="5B72223D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47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4498657C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48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49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-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)startLocationManager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:(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(^)(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))block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;</w:delText>
                              </w:r>
                            </w:del>
                          </w:p>
                          <w:p w14:paraId="257A3265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50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51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-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)stopLocationManager;</w:delText>
                              </w:r>
                            </w:del>
                          </w:p>
                          <w:p w14:paraId="5BEC1931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52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0B8F581A" w14:textId="77777777" w:rsidR="00406E56" w:rsidRPr="0089234C" w:rsidRDefault="00406E56" w:rsidP="009B347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8"/>
                              </w:rPr>
                            </w:pPr>
                            <w:del w:id="53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@end</w:delText>
                              </w:r>
                            </w:del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CABC0C" id="Text_x0020_Box_x0020_29" o:spid="_x0000_s1029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CG+kzi3gIAAEA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3BB59E22" w14:textId="77777777" w:rsidR="00406E56" w:rsidRPr="006D0D93" w:rsidRDefault="00406E56" w:rsidP="006D0D9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6D0D93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class</w:t>
                      </w:r>
                      <w:r w:rsidRPr="006D0D93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ViewController: </w:t>
                      </w:r>
                      <w:r w:rsidRPr="006D0D93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UIViewController</w:t>
                      </w:r>
                      <w:r w:rsidRPr="006D0D93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</w:t>
                      </w:r>
                    </w:p>
                    <w:p w14:paraId="41806048" w14:textId="77777777" w:rsidR="00406E56" w:rsidRPr="006D0D93" w:rsidRDefault="00406E56" w:rsidP="006D0D9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6D0D93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</w:p>
                    <w:p w14:paraId="74FA9381" w14:textId="77777777" w:rsidR="00406E56" w:rsidRPr="006D0D93" w:rsidRDefault="00406E56" w:rsidP="006D0D9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6D0D93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6D0D93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var</w:t>
                      </w:r>
                      <w:r w:rsidRPr="006D0D93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contentUrl:</w:t>
                      </w:r>
                      <w:r w:rsidRPr="006D0D93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NSURL</w:t>
                      </w:r>
                      <w:r w:rsidRPr="006D0D93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?</w:t>
                      </w:r>
                    </w:p>
                    <w:p w14:paraId="4BF9A48A" w14:textId="77777777" w:rsidR="00406E56" w:rsidRPr="006D0D93" w:rsidRDefault="00406E56" w:rsidP="006D0D9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6D0D93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</w:t>
                      </w:r>
                      <w:r w:rsidRPr="006D0D93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var</w:t>
                      </w:r>
                      <w:r w:rsidRPr="006D0D93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imageUrl:</w:t>
                      </w:r>
                      <w:r w:rsidRPr="006D0D93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NSURL</w:t>
                      </w:r>
                      <w:r w:rsidRPr="006D0D93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?</w:t>
                      </w:r>
                    </w:p>
                    <w:p w14:paraId="6C071DA0" w14:textId="432A1288" w:rsidR="00406E56" w:rsidRPr="00710B57" w:rsidDel="00C71F87" w:rsidRDefault="00406E56" w:rsidP="006D0D93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79" w:author="Tibor Kántor" w:date="2014-05-07T11:12:00Z"/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6D0D93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</w:t>
                      </w:r>
                      <w:r w:rsidRPr="006D0D93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var</w:t>
                      </w:r>
                      <w:r w:rsidRPr="006D0D93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imageView:</w:t>
                      </w:r>
                      <w:r w:rsidRPr="006D0D93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UIImageView</w:t>
                      </w:r>
                      <w:r w:rsidRPr="006D0D93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?</w:t>
                      </w:r>
                      <w:del w:id="80" w:author="Tibor Kántor" w:date="2014-05-07T11:12:00Z">
                        <w:r w:rsidRPr="006D0D93" w:rsidDel="00C71F87">
                          <w:rPr>
                            <w:rFonts w:ascii="Menlo Regular" w:hAnsi="Menlo Regular" w:cs="Menlo Regular"/>
                            <w:color w:val="643820"/>
                            <w:sz w:val="18"/>
                            <w:szCs w:val="22"/>
                            <w:highlight w:val="yellow"/>
                          </w:rPr>
                          <w:delText xml:space="preserve">#import </w:delText>
                        </w:r>
                        <w:r w:rsidRPr="006D0D93" w:rsidDel="00C71F87">
                          <w:rPr>
                            <w:rFonts w:ascii="Menlo Regular" w:hAnsi="Menlo Regular" w:cs="Menlo Regular"/>
                            <w:color w:val="C41A16"/>
                            <w:sz w:val="18"/>
                            <w:szCs w:val="22"/>
                            <w:highlight w:val="yellow"/>
                          </w:rPr>
                          <w:delText>&lt;Foundation/Foundation.h&gt;</w:delText>
                        </w:r>
                      </w:del>
                    </w:p>
                    <w:p w14:paraId="68087B75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81" w:author="Tibor Kántor" w:date="2014-05-07T11:12:00Z"/>
                          <w:rFonts w:ascii="Menlo Regular" w:hAnsi="Menlo Regular" w:cs="Menlo Regular"/>
                          <w:color w:val="643820"/>
                          <w:sz w:val="18"/>
                          <w:szCs w:val="22"/>
                        </w:rPr>
                      </w:pPr>
                      <w:del w:id="82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643820"/>
                            <w:sz w:val="18"/>
                            <w:szCs w:val="22"/>
                          </w:rPr>
                          <w:delText xml:space="preserve">#import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C41A16"/>
                            <w:sz w:val="18"/>
                            <w:szCs w:val="22"/>
                          </w:rPr>
                          <w:delText>&lt;CoreLocation/CoreLocation.h&gt;</w:delText>
                        </w:r>
                      </w:del>
                    </w:p>
                    <w:p w14:paraId="28752CEB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83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3248FF0D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84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85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@interface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MELocationManager :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NSObject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&lt;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CLLocationManagerDelegate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&gt;{</w:delText>
                        </w:r>
                      </w:del>
                    </w:p>
                    <w:p w14:paraId="356D5ABC" w14:textId="77777777" w:rsidR="00406E56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86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87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CLLocationManager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*_locationManager;</w:delText>
                        </w:r>
                      </w:del>
                    </w:p>
                    <w:p w14:paraId="3F3E9CF0" w14:textId="77777777" w:rsidR="00406E56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88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89" w:author="Tibor Kántor" w:date="2014-05-07T11:12:00Z">
                        <w:r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ED42A8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NSTimer</w:delText>
                        </w:r>
                        <w:r w:rsidRPr="00ED42A8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* _timeOutTimer;</w:delText>
                        </w:r>
                      </w:del>
                    </w:p>
                    <w:p w14:paraId="60177755" w14:textId="77777777" w:rsidR="00406E56" w:rsidRPr="00C82F5B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90" w:author="Tibor Kántor" w:date="2014-05-07T11:12:00Z"/>
                          <w:rFonts w:ascii="Menlo Regular" w:hAnsi="Menlo Regular" w:cs="Menlo Regular"/>
                          <w:color w:val="000000"/>
                          <w:sz w:val="10"/>
                          <w:szCs w:val="22"/>
                        </w:rPr>
                      </w:pPr>
                      <w:del w:id="91" w:author="Tibor Kántor" w:date="2014-05-07T11:12:00Z">
                        <w:r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(^locationUpdated)(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);</w:delText>
                        </w:r>
                      </w:del>
                    </w:p>
                    <w:p w14:paraId="7F49D10A" w14:textId="77777777" w:rsidR="00406E56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92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93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}</w:delText>
                        </w:r>
                      </w:del>
                    </w:p>
                    <w:p w14:paraId="4DE572AE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94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766D5566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95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96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@property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strong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,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nonatomic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)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*lastLocation;</w:delText>
                        </w:r>
                      </w:del>
                    </w:p>
                    <w:p w14:paraId="5B72223D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97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4498657C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98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99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-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)startLocationManager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:(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(^)(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))block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;</w:delText>
                        </w:r>
                      </w:del>
                    </w:p>
                    <w:p w14:paraId="257A3265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00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101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-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)stopLocationManager;</w:delText>
                        </w:r>
                      </w:del>
                    </w:p>
                    <w:p w14:paraId="5BEC1931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02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0B8F581A" w14:textId="77777777" w:rsidR="00406E56" w:rsidRPr="0089234C" w:rsidRDefault="00406E56" w:rsidP="009B347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8"/>
                        </w:rPr>
                      </w:pPr>
                      <w:del w:id="103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@end</w:delText>
                        </w:r>
                      </w:del>
                    </w:p>
                  </w:txbxContent>
                </v:textbox>
                <w10:anchorlock/>
              </v:shape>
            </w:pict>
          </mc:Fallback>
        </mc:AlternateContent>
      </w:r>
    </w:p>
    <w:p w14:paraId="149519C6" w14:textId="77777777" w:rsidR="009B3470" w:rsidRDefault="009B3470" w:rsidP="000E7014">
      <w:pPr>
        <w:jc w:val="both"/>
        <w:rPr>
          <w:lang w:val="hu-HU"/>
        </w:rPr>
      </w:pPr>
    </w:p>
    <w:p w14:paraId="5A5E4D2E" w14:textId="45B0395A" w:rsidR="009B3470" w:rsidRDefault="009B3470" w:rsidP="000E7014">
      <w:pPr>
        <w:jc w:val="both"/>
        <w:rPr>
          <w:lang w:val="hu-HU"/>
        </w:rPr>
      </w:pPr>
      <w:r>
        <w:rPr>
          <w:lang w:val="hu-HU"/>
        </w:rPr>
        <w:t>Majd cseréljük le a viewDidLoad metódust a következő kódrészlettel:</w:t>
      </w:r>
    </w:p>
    <w:p w14:paraId="01F53F95" w14:textId="0283B99D" w:rsidR="000C2BE4" w:rsidRDefault="000C2BE4" w:rsidP="000E7014">
      <w:pPr>
        <w:jc w:val="both"/>
        <w:rPr>
          <w:lang w:val="hu-HU"/>
        </w:rPr>
      </w:pPr>
      <w:r>
        <w:rPr>
          <w:lang w:val="hu-HU"/>
        </w:rPr>
        <w:lastRenderedPageBreak/>
        <w:t xml:space="preserve"> </w:t>
      </w:r>
      <w:r w:rsidR="009B3470" w:rsidRPr="00117B36">
        <w:rPr>
          <w:noProof/>
        </w:rPr>
        <mc:AlternateContent>
          <mc:Choice Requires="wps">
            <w:drawing>
              <wp:inline distT="0" distB="0" distL="0" distR="0" wp14:anchorId="12747189" wp14:editId="183462C6">
                <wp:extent cx="5257800" cy="1122892"/>
                <wp:effectExtent l="0" t="0" r="0" b="2540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C370F" w14:textId="77777777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override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viewDidLoad() {</w:t>
                            </w:r>
                          </w:p>
                          <w:p w14:paraId="40A8E5D5" w14:textId="156A66C1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super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viewDidLoad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2A85FCBD" w14:textId="77777777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2A563088" w14:textId="0EE158EF" w:rsidR="00406E56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imageView = 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UIImageView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(frame: 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CGRectMake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bounds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origin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x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42F9B9FA" w14:textId="77777777" w:rsidR="00406E56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bounds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origin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y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bounds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size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width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713DA8C3" w14:textId="7078849B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bounds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size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height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/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2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65803354" w14:textId="761D904E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imageView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!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contentMode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UIViewContentMode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ScaleAspectFit</w:t>
                            </w:r>
                          </w:p>
                          <w:p w14:paraId="023E0C57" w14:textId="6735E51D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imageView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!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backgroundColor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UIColor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blackColor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216C0B85" w14:textId="77777777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4902C3B6" w14:textId="19A36F37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addSubview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(imageView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!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A1AF829" w14:textId="77777777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47AEE49B" w14:textId="6A1829FE" w:rsidR="00406E56" w:rsidRPr="00A8380F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20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downloadButton = </w:t>
                            </w:r>
                            <w:r w:rsidR="00A8380F" w:rsidRPr="00A8380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UIButton</w:t>
                            </w:r>
                            <w:r w:rsidR="00A8380F" w:rsidRPr="00A8380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(type: .</w:t>
                            </w:r>
                            <w:r w:rsidR="00A8380F" w:rsidRPr="00A8380F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System</w:t>
                            </w:r>
                            <w:r w:rsidR="00A8380F" w:rsidRPr="00A8380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1B84F27E" w14:textId="13490E9F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downloadButton.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frame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CGRectMake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0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0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100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40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F081AF0" w14:textId="77777777" w:rsidR="00406E56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downloadButton.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center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CGPointMake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bounds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width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/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2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65779A1" w14:textId="754DA407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bounds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size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height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5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/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8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72A0FC5" w14:textId="77777777" w:rsidR="00406E56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74E1F59E" w14:textId="1D16469C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downloadButton.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setTitle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42005E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"Download"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forState: 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UIControlState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.Normal)</w:t>
                            </w:r>
                          </w:p>
                          <w:p w14:paraId="3C4F92FD" w14:textId="77777777" w:rsidR="00406E56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downloadButton.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setTitleColor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14:paraId="1B98B054" w14:textId="0B744013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UIColor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blackColor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(), forState: 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UIControlState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.Normal)</w:t>
                            </w:r>
                          </w:p>
                          <w:p w14:paraId="4BB138CB" w14:textId="77777777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7864BCCC" w14:textId="77777777" w:rsidR="00406E56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downloadButton.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addTarget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14:paraId="38577255" w14:textId="77777777" w:rsidR="00406E56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action: </w:t>
                            </w:r>
                            <w:r w:rsidRPr="0042005E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"downloadFile"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68DC9903" w14:textId="1803761B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forControlEvents: 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UIControlEvents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.TouchUpInside)</w:t>
                            </w:r>
                          </w:p>
                          <w:p w14:paraId="71E6FD0D" w14:textId="77777777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4586CA51" w14:textId="456726F5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addSubview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(downloadButton)</w:t>
                            </w:r>
                          </w:p>
                          <w:p w14:paraId="5F0C6329" w14:textId="77777777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7944FEA6" w14:textId="4FA6D808" w:rsidR="00406E56" w:rsidRPr="0042005E" w:rsidRDefault="00406E56" w:rsidP="00A8380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displayButton = </w:t>
                            </w:r>
                            <w:r w:rsidR="00A8380F" w:rsidRPr="00A8380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UIButton</w:t>
                            </w:r>
                            <w:r w:rsidR="00A8380F" w:rsidRPr="00A8380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(type: .</w:t>
                            </w:r>
                            <w:r w:rsidR="00A8380F" w:rsidRPr="00A8380F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System</w:t>
                            </w:r>
                            <w:r w:rsidR="00A8380F" w:rsidRPr="00A8380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  <w:bookmarkStart w:id="54" w:name="_GoBack"/>
                            <w:bookmarkEnd w:id="54"/>
                          </w:p>
                          <w:p w14:paraId="66EA0F94" w14:textId="6EE579D2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displayButton.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frame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CGRectMake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0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0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100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40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88C72EF" w14:textId="77777777" w:rsidR="00406E56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displayButton.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center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</w:p>
                          <w:p w14:paraId="3C64828C" w14:textId="482DC5BF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CGPointMake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bounds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width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/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2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bounds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size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height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6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/</w:t>
                            </w:r>
                            <w:r w:rsidRPr="0042005E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8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6F11045" w14:textId="211B37EB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displayButton.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setTitle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42005E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"Present"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forState: 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UIControlState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.Normal)</w:t>
                            </w:r>
                          </w:p>
                          <w:p w14:paraId="40E6BF1B" w14:textId="77777777" w:rsidR="00406E56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displayButton.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setTitleColor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14:paraId="190A17FC" w14:textId="457582F5" w:rsidR="00406E56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UIColor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blackColor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(), forState: 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UIControlState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.Normal)</w:t>
                            </w:r>
                          </w:p>
                          <w:p w14:paraId="4C06C9FE" w14:textId="77777777" w:rsidR="00406E56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3B7FF9E7" w14:textId="3E4FAC5E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backgroundColor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UIColor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whiteColor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3346EE32" w14:textId="77777777" w:rsidR="00406E56" w:rsidRPr="0042005E" w:rsidRDefault="00406E56" w:rsidP="0042005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6966F43E" w14:textId="22121256" w:rsidR="00406E56" w:rsidRDefault="00406E56" w:rsidP="009B347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2005E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2005E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addSubview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(displayButton)</w:t>
                            </w:r>
                          </w:p>
                          <w:p w14:paraId="3F63FF48" w14:textId="2DB4DC38" w:rsidR="00406E56" w:rsidRPr="0042005E" w:rsidDel="00C71F87" w:rsidRDefault="00406E56" w:rsidP="0042005E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55" w:author="Tibor Kántor" w:date="2014-05-07T11:12:00Z"/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2005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del w:id="56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643820"/>
                                  <w:sz w:val="18"/>
                                  <w:szCs w:val="22"/>
                                </w:rPr>
                                <w:delText xml:space="preserve">#import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C41A16"/>
                                  <w:sz w:val="18"/>
                                  <w:szCs w:val="22"/>
                                </w:rPr>
                                <w:delText>&lt;Foundation/Foundation.h&gt;</w:delText>
                              </w:r>
                            </w:del>
                          </w:p>
                          <w:p w14:paraId="7A454CC3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57" w:author="Tibor Kántor" w:date="2014-05-07T11:12:00Z"/>
                                <w:rFonts w:ascii="Menlo Regular" w:hAnsi="Menlo Regular" w:cs="Menlo Regular"/>
                                <w:color w:val="643820"/>
                                <w:sz w:val="18"/>
                                <w:szCs w:val="22"/>
                              </w:rPr>
                            </w:pPr>
                            <w:del w:id="58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643820"/>
                                  <w:sz w:val="18"/>
                                  <w:szCs w:val="22"/>
                                </w:rPr>
                                <w:delText xml:space="preserve">#import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C41A16"/>
                                  <w:sz w:val="18"/>
                                  <w:szCs w:val="22"/>
                                </w:rPr>
                                <w:delText>&lt;CoreLocation/CoreLocation.h&gt;</w:delText>
                              </w:r>
                            </w:del>
                          </w:p>
                          <w:p w14:paraId="4F9ECC5A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59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1A1267BF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0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61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@interface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MELocationManager :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NSObject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&lt;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CLLocationManagerDelegate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&gt;{</w:delText>
                              </w:r>
                            </w:del>
                          </w:p>
                          <w:p w14:paraId="4F22D610" w14:textId="77777777" w:rsidR="00406E56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2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63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CLLocationManager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*_locationManager;</w:delText>
                              </w:r>
                            </w:del>
                          </w:p>
                          <w:p w14:paraId="067B0F30" w14:textId="77777777" w:rsidR="00406E56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4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65" w:author="Tibor Kántor" w:date="2014-05-07T11:12:00Z">
                              <w:r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ED42A8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NSTimer</w:delText>
                              </w:r>
                              <w:r w:rsidRPr="00ED42A8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* _timeOutTimer;</w:delText>
                              </w:r>
                            </w:del>
                          </w:p>
                          <w:p w14:paraId="3A026314" w14:textId="77777777" w:rsidR="00406E56" w:rsidRPr="00C82F5B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6" w:author="Tibor Kántor" w:date="2014-05-07T11:12:00Z"/>
                                <w:rFonts w:ascii="Menlo Regular" w:hAnsi="Menlo Regular" w:cs="Menlo Regular"/>
                                <w:color w:val="000000"/>
                                <w:sz w:val="10"/>
                                <w:szCs w:val="22"/>
                              </w:rPr>
                            </w:pPr>
                            <w:del w:id="67" w:author="Tibor Kántor" w:date="2014-05-07T11:12:00Z">
                              <w:r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(^locationUpdated)(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);</w:delText>
                              </w:r>
                            </w:del>
                          </w:p>
                          <w:p w14:paraId="089FCA6A" w14:textId="77777777" w:rsidR="00406E56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8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69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}</w:delText>
                              </w:r>
                            </w:del>
                          </w:p>
                          <w:p w14:paraId="7524F74E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0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26307162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1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72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@property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strong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,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nonatomic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)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*lastLocation;</w:delText>
                              </w:r>
                            </w:del>
                          </w:p>
                          <w:p w14:paraId="2B7A94CB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3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18AB0192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4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75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-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)startLocationManager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:(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(^)(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))block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;</w:delText>
                              </w:r>
                            </w:del>
                          </w:p>
                          <w:p w14:paraId="7367FF00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6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77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-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)stopLocationManager;</w:delText>
                              </w:r>
                            </w:del>
                          </w:p>
                          <w:p w14:paraId="77AE8F58" w14:textId="77777777" w:rsidR="00406E56" w:rsidRPr="0089234C" w:rsidDel="00C71F87" w:rsidRDefault="00406E56" w:rsidP="009B3470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8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7EBE15FB" w14:textId="77777777" w:rsidR="00406E56" w:rsidRPr="0089234C" w:rsidRDefault="00406E56" w:rsidP="009B347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8"/>
                              </w:rPr>
                            </w:pPr>
                            <w:del w:id="79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@end</w:delText>
                              </w:r>
                            </w:del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2747189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28" o:spid="_x0000_s1030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D3rOQ13gIAAEA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050C370F" w14:textId="77777777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override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viewDidLoad() {</w:t>
                      </w:r>
                    </w:p>
                    <w:p w14:paraId="40A8E5D5" w14:textId="156A66C1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super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viewDidLoad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2A85FCBD" w14:textId="77777777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2A563088" w14:textId="0EE158EF" w:rsidR="00406E56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imageView = 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UIImageView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(frame: 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CGRectMake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bounds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origin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x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42F9B9FA" w14:textId="77777777" w:rsidR="00406E56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bounds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origin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y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bounds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size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width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713DA8C3" w14:textId="7078849B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bounds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size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height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/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2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))</w:t>
                      </w:r>
                    </w:p>
                    <w:p w14:paraId="65803354" w14:textId="761D904E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imageView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!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contentMode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UIViewContentMode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ScaleAspectFit</w:t>
                      </w:r>
                    </w:p>
                    <w:p w14:paraId="023E0C57" w14:textId="6735E51D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imageView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!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backgroundColor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UIColor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blackColor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216C0B85" w14:textId="77777777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4902C3B6" w14:textId="19A36F37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addSubview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(imageView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!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0A1AF829" w14:textId="77777777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47AEE49B" w14:textId="6A1829FE" w:rsidR="00406E56" w:rsidRPr="00A8380F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20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downloadButton = </w:t>
                      </w:r>
                      <w:r w:rsidR="00A8380F" w:rsidRPr="00A8380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UIButton</w:t>
                      </w:r>
                      <w:r w:rsidR="00A8380F" w:rsidRPr="00A8380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(type: .</w:t>
                      </w:r>
                      <w:r w:rsidR="00A8380F" w:rsidRPr="00A8380F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System</w:t>
                      </w:r>
                      <w:r w:rsidR="00A8380F" w:rsidRPr="00A8380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1B84F27E" w14:textId="13490E9F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downloadButton.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frame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CGRectMake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0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0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100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40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1F081AF0" w14:textId="77777777" w:rsidR="00406E56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downloadButton.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center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CGPointMake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bounds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width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/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2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65779A1" w14:textId="754DA407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bounds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size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height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*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5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/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8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072A0FC5" w14:textId="77777777" w:rsidR="00406E56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74E1F59E" w14:textId="1D16469C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downloadButton.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setTitle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42005E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"Download"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forState: 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UIControlState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.Normal)</w:t>
                      </w:r>
                    </w:p>
                    <w:p w14:paraId="3C4F92FD" w14:textId="77777777" w:rsidR="00406E56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downloadButton.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setTitleColor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</w:p>
                    <w:p w14:paraId="1B98B054" w14:textId="0B744013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UIColor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blackColor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(), forState: 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UIControlState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.Normal)</w:t>
                      </w:r>
                    </w:p>
                    <w:p w14:paraId="4BB138CB" w14:textId="77777777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7864BCCC" w14:textId="77777777" w:rsidR="00406E56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downloadButton.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addTarget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</w:p>
                    <w:p w14:paraId="38577255" w14:textId="77777777" w:rsidR="00406E56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action: </w:t>
                      </w:r>
                      <w:r w:rsidRPr="0042005E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"downloadFile"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68DC9903" w14:textId="1803761B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forControlEvents: 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UIControlEvents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.TouchUpInside)</w:t>
                      </w:r>
                    </w:p>
                    <w:p w14:paraId="71E6FD0D" w14:textId="77777777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4586CA51" w14:textId="456726F5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addSubview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(downloadButton)</w:t>
                      </w:r>
                    </w:p>
                    <w:p w14:paraId="5F0C6329" w14:textId="77777777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7944FEA6" w14:textId="4FA6D808" w:rsidR="00406E56" w:rsidRPr="0042005E" w:rsidRDefault="00406E56" w:rsidP="00A8380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displayButton = </w:t>
                      </w:r>
                      <w:r w:rsidR="00A8380F" w:rsidRPr="00A8380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UIButton</w:t>
                      </w:r>
                      <w:r w:rsidR="00A8380F" w:rsidRPr="00A8380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(type: .</w:t>
                      </w:r>
                      <w:r w:rsidR="00A8380F" w:rsidRPr="00A8380F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System</w:t>
                      </w:r>
                      <w:r w:rsidR="00A8380F" w:rsidRPr="00A8380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  <w:bookmarkStart w:id="80" w:name="_GoBack"/>
                      <w:bookmarkEnd w:id="80"/>
                    </w:p>
                    <w:p w14:paraId="66EA0F94" w14:textId="6EE579D2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displayButton.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frame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CGRectMake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0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0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100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40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788C72EF" w14:textId="77777777" w:rsidR="00406E56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displayButton.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center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</w:p>
                    <w:p w14:paraId="3C64828C" w14:textId="482DC5BF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CGPointMake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bounds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width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/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2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bounds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size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height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*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6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/</w:t>
                      </w:r>
                      <w:r w:rsidRPr="0042005E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8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76F11045" w14:textId="211B37EB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displayButton.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setTitle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42005E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"Present"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forState: 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UIControlState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.Normal)</w:t>
                      </w:r>
                    </w:p>
                    <w:p w14:paraId="40E6BF1B" w14:textId="77777777" w:rsidR="00406E56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displayButton.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setTitleColor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</w:p>
                    <w:p w14:paraId="190A17FC" w14:textId="457582F5" w:rsidR="00406E56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UIColor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blackColor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(), forState: 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UIControlState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.Normal)</w:t>
                      </w:r>
                    </w:p>
                    <w:p w14:paraId="4C06C9FE" w14:textId="77777777" w:rsidR="00406E56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</w:p>
                    <w:p w14:paraId="3B7FF9E7" w14:textId="3E4FAC5E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 xml:space="preserve">  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backgroundColor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UIColor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whiteColor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3346EE32" w14:textId="77777777" w:rsidR="00406E56" w:rsidRPr="0042005E" w:rsidRDefault="00406E56" w:rsidP="0042005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6966F43E" w14:textId="22121256" w:rsidR="00406E56" w:rsidRDefault="00406E56" w:rsidP="009B347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42005E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2005E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addSubview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(displayButton)</w:t>
                      </w:r>
                    </w:p>
                    <w:p w14:paraId="3F63FF48" w14:textId="2DB4DC38" w:rsidR="00406E56" w:rsidRPr="0042005E" w:rsidDel="00C71F87" w:rsidRDefault="00406E56" w:rsidP="0042005E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81" w:author="Tibor Kántor" w:date="2014-05-07T11:12:00Z"/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2005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  <w:del w:id="82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643820"/>
                            <w:sz w:val="18"/>
                            <w:szCs w:val="22"/>
                          </w:rPr>
                          <w:delText xml:space="preserve">#import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C41A16"/>
                            <w:sz w:val="18"/>
                            <w:szCs w:val="22"/>
                          </w:rPr>
                          <w:delText>&lt;Foundation/Foundation.h&gt;</w:delText>
                        </w:r>
                      </w:del>
                    </w:p>
                    <w:p w14:paraId="7A454CC3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83" w:author="Tibor Kántor" w:date="2014-05-07T11:12:00Z"/>
                          <w:rFonts w:ascii="Menlo Regular" w:hAnsi="Menlo Regular" w:cs="Menlo Regular"/>
                          <w:color w:val="643820"/>
                          <w:sz w:val="18"/>
                          <w:szCs w:val="22"/>
                        </w:rPr>
                      </w:pPr>
                      <w:del w:id="84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643820"/>
                            <w:sz w:val="18"/>
                            <w:szCs w:val="22"/>
                          </w:rPr>
                          <w:delText xml:space="preserve">#import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C41A16"/>
                            <w:sz w:val="18"/>
                            <w:szCs w:val="22"/>
                          </w:rPr>
                          <w:delText>&lt;CoreLocation/CoreLocation.h&gt;</w:delText>
                        </w:r>
                      </w:del>
                    </w:p>
                    <w:p w14:paraId="4F9ECC5A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85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1A1267BF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86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87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@interface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MELocationManager :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NSObject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&lt;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CLLocationManagerDelegate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&gt;{</w:delText>
                        </w:r>
                      </w:del>
                    </w:p>
                    <w:p w14:paraId="4F22D610" w14:textId="77777777" w:rsidR="00406E56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88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89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CLLocationManager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*_locationManager;</w:delText>
                        </w:r>
                      </w:del>
                    </w:p>
                    <w:p w14:paraId="067B0F30" w14:textId="77777777" w:rsidR="00406E56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90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91" w:author="Tibor Kántor" w:date="2014-05-07T11:12:00Z">
                        <w:r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ED42A8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NSTimer</w:delText>
                        </w:r>
                        <w:r w:rsidRPr="00ED42A8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* _timeOutTimer;</w:delText>
                        </w:r>
                      </w:del>
                    </w:p>
                    <w:p w14:paraId="3A026314" w14:textId="77777777" w:rsidR="00406E56" w:rsidRPr="00C82F5B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92" w:author="Tibor Kántor" w:date="2014-05-07T11:12:00Z"/>
                          <w:rFonts w:ascii="Menlo Regular" w:hAnsi="Menlo Regular" w:cs="Menlo Regular"/>
                          <w:color w:val="000000"/>
                          <w:sz w:val="10"/>
                          <w:szCs w:val="22"/>
                        </w:rPr>
                      </w:pPr>
                      <w:del w:id="93" w:author="Tibor Kántor" w:date="2014-05-07T11:12:00Z">
                        <w:r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(^locationUpdated)(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);</w:delText>
                        </w:r>
                      </w:del>
                    </w:p>
                    <w:p w14:paraId="089FCA6A" w14:textId="77777777" w:rsidR="00406E56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94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95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}</w:delText>
                        </w:r>
                      </w:del>
                    </w:p>
                    <w:p w14:paraId="7524F74E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96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26307162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97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98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@property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strong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,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nonatomic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)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*lastLocation;</w:delText>
                        </w:r>
                      </w:del>
                    </w:p>
                    <w:p w14:paraId="2B7A94CB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99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18AB0192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00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101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-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)startLocationManager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:(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(^)(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))block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;</w:delText>
                        </w:r>
                      </w:del>
                    </w:p>
                    <w:p w14:paraId="7367FF00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02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103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-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)stopLocationManager;</w:delText>
                        </w:r>
                      </w:del>
                    </w:p>
                    <w:p w14:paraId="77AE8F58" w14:textId="77777777" w:rsidR="00406E56" w:rsidRPr="0089234C" w:rsidDel="00C71F87" w:rsidRDefault="00406E56" w:rsidP="009B3470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04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7EBE15FB" w14:textId="77777777" w:rsidR="00406E56" w:rsidRPr="0089234C" w:rsidRDefault="00406E56" w:rsidP="009B347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8"/>
                        </w:rPr>
                      </w:pPr>
                      <w:del w:id="105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@end</w:delText>
                        </w:r>
                      </w:del>
                    </w:p>
                  </w:txbxContent>
                </v:textbox>
                <w10:anchorlock/>
              </v:shape>
            </w:pict>
          </mc:Fallback>
        </mc:AlternateContent>
      </w:r>
    </w:p>
    <w:p w14:paraId="3894F120" w14:textId="00002E77" w:rsidR="000C2BE4" w:rsidRDefault="0042005E" w:rsidP="000E7014">
      <w:pPr>
        <w:jc w:val="both"/>
        <w:rPr>
          <w:lang w:val="hu-HU"/>
        </w:rPr>
      </w:pPr>
      <w:r w:rsidRPr="000C2BE4">
        <w:rPr>
          <w:noProof/>
        </w:rPr>
        <mc:AlternateContent>
          <mc:Choice Requires="wps">
            <w:drawing>
              <wp:inline distT="0" distB="0" distL="0" distR="0" wp14:anchorId="220343F4" wp14:editId="7252AE5F">
                <wp:extent cx="5257800" cy="1122892"/>
                <wp:effectExtent l="0" t="0" r="25400" b="27940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0FCD2" w14:textId="5FB3DEE8" w:rsidR="00406E56" w:rsidRPr="00E47556" w:rsidRDefault="00406E56" w:rsidP="0042005E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42005E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https://gist.github.com/blazovics/416a6c5d431ffdd161a9#file-viewcontroller-viewdidload-swift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0343F4" id="Text_x0020_Box_x0020_30" o:spid="_x0000_s1031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" fillcolor="#1c1a10 [334]" strokecolor="black [3213]">
                <v:textbox style="mso-fit-shape-to-text:t" inset="2mm,2mm,2mm,2mm">
                  <w:txbxContent>
                    <w:p w14:paraId="1A50FCD2" w14:textId="5FB3DEE8" w:rsidR="00406E56" w:rsidRPr="00E47556" w:rsidRDefault="00406E56" w:rsidP="0042005E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42005E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https://gist.github.com/blazovics/416a6c5d431ffdd161a9#file-viewcontroller-viewdidload-swift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F86C1E" w14:textId="77777777" w:rsidR="0042005E" w:rsidRDefault="0042005E" w:rsidP="000E7014">
      <w:pPr>
        <w:jc w:val="both"/>
        <w:rPr>
          <w:lang w:val="hu-HU"/>
        </w:rPr>
      </w:pPr>
    </w:p>
    <w:p w14:paraId="68FFC922" w14:textId="1DE88B53" w:rsidR="00AA4500" w:rsidRPr="00117B36" w:rsidRDefault="0042005E" w:rsidP="000E7014">
      <w:pPr>
        <w:jc w:val="both"/>
        <w:rPr>
          <w:lang w:val="hu-HU"/>
        </w:rPr>
      </w:pPr>
      <w:r>
        <w:rPr>
          <w:lang w:val="hu-HU"/>
        </w:rPr>
        <w:t>Teszteljük az alkalmazást</w:t>
      </w:r>
      <w:r w:rsidR="00C71F87" w:rsidRPr="00117B36">
        <w:rPr>
          <w:lang w:val="hu-HU"/>
        </w:rPr>
        <w:t>!</w:t>
      </w:r>
    </w:p>
    <w:p w14:paraId="2124E8E1" w14:textId="77777777" w:rsidR="00E35D95" w:rsidRDefault="00E35D95" w:rsidP="000E7014">
      <w:pPr>
        <w:jc w:val="both"/>
        <w:rPr>
          <w:lang w:val="hu-HU"/>
        </w:rPr>
      </w:pPr>
    </w:p>
    <w:p w14:paraId="448E458B" w14:textId="77777777" w:rsidR="0042005E" w:rsidRDefault="0042005E" w:rsidP="000E7014">
      <w:pPr>
        <w:jc w:val="both"/>
        <w:rPr>
          <w:lang w:val="hu-HU"/>
        </w:rPr>
      </w:pPr>
      <w:r>
        <w:rPr>
          <w:lang w:val="hu-HU"/>
        </w:rPr>
        <w:t>Látható, hogy minden UI elem megjelenik, de a kép nem töltődik be, és a letöltés gomb megnyomásakor is hibát kapunk.</w:t>
      </w:r>
    </w:p>
    <w:p w14:paraId="4F1B3196" w14:textId="60675D4E" w:rsidR="000A25AB" w:rsidRDefault="000A25AB" w:rsidP="000E7014">
      <w:pPr>
        <w:jc w:val="both"/>
        <w:rPr>
          <w:lang w:val="hu-HU"/>
        </w:rPr>
      </w:pPr>
      <w:r>
        <w:rPr>
          <w:lang w:val="hu-HU"/>
        </w:rPr>
        <w:t xml:space="preserve">A kép letöltéséhez használjuk az Alamofire nevű third party </w:t>
      </w:r>
      <w:r w:rsidR="006B501C">
        <w:rPr>
          <w:lang w:val="hu-HU"/>
        </w:rPr>
        <w:t xml:space="preserve">komponenst a következő linkről: </w:t>
      </w:r>
    </w:p>
    <w:p w14:paraId="73117086" w14:textId="78737185" w:rsidR="006B501C" w:rsidRDefault="006B501C" w:rsidP="000E7014">
      <w:pPr>
        <w:jc w:val="both"/>
        <w:rPr>
          <w:lang w:val="hu-HU"/>
        </w:rPr>
      </w:pPr>
    </w:p>
    <w:p w14:paraId="7FD6E2A4" w14:textId="71093620" w:rsidR="006B501C" w:rsidRDefault="00A8380F" w:rsidP="000E7014">
      <w:pPr>
        <w:jc w:val="both"/>
        <w:rPr>
          <w:lang w:val="hu-HU"/>
        </w:rPr>
      </w:pPr>
      <w:hyperlink r:id="rId9" w:history="1">
        <w:r w:rsidR="006B501C" w:rsidRPr="00877F4D">
          <w:rPr>
            <w:rStyle w:val="Hyperlink"/>
            <w:lang w:val="hu-HU"/>
          </w:rPr>
          <w:t>https://github.com/Alamofire/Alamofire/archive/master.zip</w:t>
        </w:r>
      </w:hyperlink>
    </w:p>
    <w:p w14:paraId="7BD053B6" w14:textId="77777777" w:rsidR="006B501C" w:rsidRDefault="006B501C" w:rsidP="000E7014">
      <w:pPr>
        <w:jc w:val="both"/>
        <w:rPr>
          <w:lang w:val="hu-HU"/>
        </w:rPr>
      </w:pPr>
    </w:p>
    <w:p w14:paraId="655D238A" w14:textId="77777777" w:rsidR="00FE72B5" w:rsidRDefault="006B501C" w:rsidP="000E7014">
      <w:pPr>
        <w:jc w:val="both"/>
        <w:rPr>
          <w:lang w:val="hu-HU"/>
        </w:rPr>
      </w:pPr>
      <w:r>
        <w:rPr>
          <w:lang w:val="hu-HU"/>
        </w:rPr>
        <w:t>Tömörítsük ki az ál</w:t>
      </w:r>
      <w:r w:rsidR="00FE72B5">
        <w:rPr>
          <w:lang w:val="hu-HU"/>
        </w:rPr>
        <w:t>lományt, majd az Alamofire.xcodeproj fájlt adjuk hozzá a projekthez. Legegyszerűbben ezt úgy tudjuk megtenni, hogy Finderből áthúzzuk az Xcode-ra.</w:t>
      </w:r>
    </w:p>
    <w:p w14:paraId="697544B1" w14:textId="77777777" w:rsidR="00FE72B5" w:rsidRDefault="00FE72B5" w:rsidP="000E7014">
      <w:pPr>
        <w:jc w:val="both"/>
        <w:rPr>
          <w:lang w:val="hu-HU"/>
        </w:rPr>
      </w:pPr>
    </w:p>
    <w:p w14:paraId="4BCE6A72" w14:textId="77777777" w:rsidR="00FE72B5" w:rsidRDefault="00FE72B5" w:rsidP="000E7014">
      <w:pPr>
        <w:jc w:val="both"/>
        <w:rPr>
          <w:lang w:val="hu-HU"/>
        </w:rPr>
      </w:pPr>
      <w:r>
        <w:rPr>
          <w:lang w:val="hu-HU"/>
        </w:rPr>
        <w:t>Ezután adjuk hozzá a Embedded Binary-ként a megfelelő. Alamofire.framework-öt. Ehhez menjünk el a projektbeállításokhoz és a megfelelő helyen nyomjuk meg a + gombot, majd válasszük ki az iOS-re generált frameworköt.</w:t>
      </w:r>
    </w:p>
    <w:p w14:paraId="7555AE6D" w14:textId="605ED88C" w:rsidR="006B501C" w:rsidRDefault="00FE72B5" w:rsidP="000E7014">
      <w:pPr>
        <w:jc w:val="both"/>
        <w:rPr>
          <w:lang w:val="hu-HU"/>
        </w:rPr>
      </w:pPr>
      <w:r w:rsidRPr="00FE72B5">
        <w:rPr>
          <w:noProof/>
        </w:rPr>
        <w:lastRenderedPageBreak/>
        <w:drawing>
          <wp:inline distT="0" distB="0" distL="0" distR="0" wp14:anchorId="65B93B35" wp14:editId="64F9CE5A">
            <wp:extent cx="4494375" cy="1636607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5-12-01 at 22.13.00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2" t="-6118" r="45573" b="-4780"/>
                    <a:stretch/>
                  </pic:blipFill>
                  <pic:spPr bwMode="auto">
                    <a:xfrm>
                      <a:off x="0" y="0"/>
                      <a:ext cx="4503892" cy="164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E6D47" w14:textId="77777777" w:rsidR="006B501C" w:rsidRDefault="006B501C" w:rsidP="000E7014">
      <w:pPr>
        <w:jc w:val="both"/>
        <w:rPr>
          <w:lang w:val="hu-HU"/>
        </w:rPr>
      </w:pPr>
    </w:p>
    <w:p w14:paraId="4B56B45E" w14:textId="525BB35F" w:rsidR="0042005E" w:rsidRDefault="00FE72B5" w:rsidP="00FE72B5">
      <w:pPr>
        <w:jc w:val="both"/>
        <w:rPr>
          <w:lang w:val="hu-HU"/>
        </w:rPr>
      </w:pPr>
      <w:r>
        <w:rPr>
          <w:lang w:val="hu-HU"/>
        </w:rPr>
        <w:t>Ezután nincs más dolgunk, mint, hogy a ViewControllerben importoljuk az Alamofire-t és felülírjuk a viewWillAppear metódust.</w:t>
      </w:r>
    </w:p>
    <w:p w14:paraId="22FD3794" w14:textId="77777777" w:rsidR="00FE72B5" w:rsidRDefault="00FE72B5" w:rsidP="00FE72B5">
      <w:pPr>
        <w:jc w:val="both"/>
        <w:rPr>
          <w:lang w:val="hu-HU"/>
        </w:rPr>
      </w:pPr>
    </w:p>
    <w:p w14:paraId="6749EA1A" w14:textId="35B2870F" w:rsidR="00FE72B5" w:rsidRDefault="00FE72B5" w:rsidP="00FE72B5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1CF41AED" wp14:editId="5BB9ACB8">
                <wp:extent cx="5257800" cy="1122892"/>
                <wp:effectExtent l="0" t="0" r="0" b="254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81A15" w14:textId="77777777" w:rsidR="00FE72B5" w:rsidRPr="00FE72B5" w:rsidRDefault="00FE72B5" w:rsidP="00FE72B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FE72B5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import</w:t>
                            </w:r>
                            <w:r w:rsidRPr="00FE72B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UIKit</w:t>
                            </w:r>
                          </w:p>
                          <w:p w14:paraId="68201C03" w14:textId="04BD4A0F" w:rsidR="00FE72B5" w:rsidRPr="00FE72B5" w:rsidDel="00C71F87" w:rsidRDefault="00FE72B5" w:rsidP="00FE72B5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06" w:author="Tibor Kántor" w:date="2014-05-07T11:12:00Z"/>
                                <w:rFonts w:ascii="Menlo" w:hAnsi="Menlo" w:cs="Menlo"/>
                                <w:color w:val="000000"/>
                                <w:sz w:val="13"/>
                                <w:szCs w:val="18"/>
                              </w:rPr>
                            </w:pPr>
                            <w:r w:rsidRPr="00FE72B5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import</w:t>
                            </w:r>
                            <w:r w:rsidRPr="00FE72B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Alamofire</w:t>
                            </w:r>
                            <w:del w:id="107" w:author="Tibor Kántor" w:date="2014-05-07T11:12:00Z">
                              <w:r w:rsidRPr="00FE72B5" w:rsidDel="00C71F87">
                                <w:rPr>
                                  <w:rFonts w:ascii="Menlo Regular" w:hAnsi="Menlo Regular" w:cs="Menlo Regular"/>
                                  <w:color w:val="643820"/>
                                  <w:sz w:val="13"/>
                                  <w:szCs w:val="22"/>
                                  <w:highlight w:val="yellow"/>
                                </w:rPr>
                                <w:delText xml:space="preserve">#import </w:delText>
                              </w:r>
                              <w:r w:rsidRPr="00FE72B5" w:rsidDel="00C71F87">
                                <w:rPr>
                                  <w:rFonts w:ascii="Menlo Regular" w:hAnsi="Menlo Regular" w:cs="Menlo Regular"/>
                                  <w:color w:val="C41A16"/>
                                  <w:sz w:val="13"/>
                                  <w:szCs w:val="22"/>
                                  <w:highlight w:val="yellow"/>
                                </w:rPr>
                                <w:delText>&lt;Foundation/Foundation.h&gt;</w:delText>
                              </w:r>
                            </w:del>
                          </w:p>
                          <w:p w14:paraId="32DF988D" w14:textId="77777777" w:rsidR="00FE72B5" w:rsidRPr="0089234C" w:rsidDel="00C71F87" w:rsidRDefault="00FE72B5" w:rsidP="00FE72B5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08" w:author="Tibor Kántor" w:date="2014-05-07T11:12:00Z"/>
                                <w:rFonts w:ascii="Menlo Regular" w:hAnsi="Menlo Regular" w:cs="Menlo Regular"/>
                                <w:color w:val="643820"/>
                                <w:sz w:val="18"/>
                                <w:szCs w:val="22"/>
                              </w:rPr>
                            </w:pPr>
                            <w:del w:id="109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643820"/>
                                  <w:sz w:val="18"/>
                                  <w:szCs w:val="22"/>
                                </w:rPr>
                                <w:delText xml:space="preserve">#import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C41A16"/>
                                  <w:sz w:val="18"/>
                                  <w:szCs w:val="22"/>
                                </w:rPr>
                                <w:delText>&lt;CoreLocation/CoreLocation.h&gt;</w:delText>
                              </w:r>
                            </w:del>
                          </w:p>
                          <w:p w14:paraId="46EC1D8F" w14:textId="77777777" w:rsidR="00FE72B5" w:rsidRPr="0089234C" w:rsidDel="00C71F87" w:rsidRDefault="00FE72B5" w:rsidP="00FE72B5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10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6B36C399" w14:textId="77777777" w:rsidR="00FE72B5" w:rsidRPr="0089234C" w:rsidDel="00C71F87" w:rsidRDefault="00FE72B5" w:rsidP="00FE72B5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11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12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@interface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MELocationManager :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NSObject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&lt;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CLLocationManagerDelegate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&gt;{</w:delText>
                              </w:r>
                            </w:del>
                          </w:p>
                          <w:p w14:paraId="2EFABDD1" w14:textId="77777777" w:rsidR="00FE72B5" w:rsidDel="00C71F87" w:rsidRDefault="00FE72B5" w:rsidP="00FE72B5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13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14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CLLocationManager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*_locationManager;</w:delText>
                              </w:r>
                            </w:del>
                          </w:p>
                          <w:p w14:paraId="6450D0DE" w14:textId="77777777" w:rsidR="00FE72B5" w:rsidDel="00C71F87" w:rsidRDefault="00FE72B5" w:rsidP="00FE72B5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15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16" w:author="Tibor Kántor" w:date="2014-05-07T11:12:00Z">
                              <w:r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ED42A8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NSTimer</w:delText>
                              </w:r>
                              <w:r w:rsidRPr="00ED42A8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* _timeOutTimer;</w:delText>
                              </w:r>
                            </w:del>
                          </w:p>
                          <w:p w14:paraId="0B69BB9A" w14:textId="77777777" w:rsidR="00FE72B5" w:rsidRPr="00C82F5B" w:rsidDel="00C71F87" w:rsidRDefault="00FE72B5" w:rsidP="00FE72B5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17" w:author="Tibor Kántor" w:date="2014-05-07T11:12:00Z"/>
                                <w:rFonts w:ascii="Menlo Regular" w:hAnsi="Menlo Regular" w:cs="Menlo Regular"/>
                                <w:color w:val="000000"/>
                                <w:sz w:val="10"/>
                                <w:szCs w:val="22"/>
                              </w:rPr>
                            </w:pPr>
                            <w:del w:id="118" w:author="Tibor Kántor" w:date="2014-05-07T11:12:00Z">
                              <w:r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(^locationUpdated)(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);</w:delText>
                              </w:r>
                            </w:del>
                          </w:p>
                          <w:p w14:paraId="724ECC72" w14:textId="77777777" w:rsidR="00FE72B5" w:rsidDel="00C71F87" w:rsidRDefault="00FE72B5" w:rsidP="00FE72B5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19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20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}</w:delText>
                              </w:r>
                            </w:del>
                          </w:p>
                          <w:p w14:paraId="540638E2" w14:textId="77777777" w:rsidR="00FE72B5" w:rsidRPr="0089234C" w:rsidDel="00C71F87" w:rsidRDefault="00FE72B5" w:rsidP="00FE72B5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21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0DC11F87" w14:textId="77777777" w:rsidR="00FE72B5" w:rsidRPr="0089234C" w:rsidDel="00C71F87" w:rsidRDefault="00FE72B5" w:rsidP="00FE72B5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22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23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@property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strong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,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nonatomic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)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*lastLocation;</w:delText>
                              </w:r>
                            </w:del>
                          </w:p>
                          <w:p w14:paraId="44E34753" w14:textId="77777777" w:rsidR="00FE72B5" w:rsidRPr="0089234C" w:rsidDel="00C71F87" w:rsidRDefault="00FE72B5" w:rsidP="00FE72B5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24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5E34075A" w14:textId="77777777" w:rsidR="00FE72B5" w:rsidRPr="0089234C" w:rsidDel="00C71F87" w:rsidRDefault="00FE72B5" w:rsidP="00FE72B5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25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26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-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)startLocationManager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:(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(^)(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))block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;</w:delText>
                              </w:r>
                            </w:del>
                          </w:p>
                          <w:p w14:paraId="0D0AFD7C" w14:textId="77777777" w:rsidR="00FE72B5" w:rsidRPr="0089234C" w:rsidDel="00C71F87" w:rsidRDefault="00FE72B5" w:rsidP="00FE72B5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27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28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-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)stopLocationManager;</w:delText>
                              </w:r>
                            </w:del>
                          </w:p>
                          <w:p w14:paraId="79AB4633" w14:textId="77777777" w:rsidR="00FE72B5" w:rsidRPr="0089234C" w:rsidDel="00C71F87" w:rsidRDefault="00FE72B5" w:rsidP="00FE72B5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29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3AB10FA9" w14:textId="77777777" w:rsidR="00FE72B5" w:rsidRPr="0089234C" w:rsidRDefault="00FE72B5" w:rsidP="00FE72B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8"/>
                              </w:rPr>
                            </w:pPr>
                            <w:del w:id="130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@end</w:delText>
                              </w:r>
                            </w:del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F41AED" id="Text_x0020_Box_x0020_6" o:spid="_x0000_s1032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" fillcolor="#eeece1 [3214]" stroked="f">
                <v:textbox style="mso-fit-shape-to-text:t" inset="2mm,2mm,2mm,2mm">
                  <w:txbxContent>
                    <w:p w14:paraId="10681A15" w14:textId="77777777" w:rsidR="00FE72B5" w:rsidRPr="00FE72B5" w:rsidRDefault="00FE72B5" w:rsidP="00FE72B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FE72B5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import</w:t>
                      </w:r>
                      <w:r w:rsidRPr="00FE72B5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UIKit</w:t>
                      </w:r>
                    </w:p>
                    <w:p w14:paraId="68201C03" w14:textId="04BD4A0F" w:rsidR="00FE72B5" w:rsidRPr="00FE72B5" w:rsidDel="00C71F87" w:rsidRDefault="00FE72B5" w:rsidP="00FE72B5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79" w:author="Tibor Kántor" w:date="2014-05-07T11:12:00Z"/>
                          <w:rFonts w:ascii="Menlo" w:hAnsi="Menlo" w:cs="Menlo"/>
                          <w:color w:val="000000"/>
                          <w:sz w:val="13"/>
                          <w:szCs w:val="18"/>
                        </w:rPr>
                      </w:pPr>
                      <w:r w:rsidRPr="00FE72B5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import</w:t>
                      </w:r>
                      <w:r w:rsidRPr="00FE72B5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Alamofire</w:t>
                      </w:r>
                      <w:del w:id="180" w:author="Tibor Kántor" w:date="2014-05-07T11:12:00Z">
                        <w:r w:rsidRPr="00FE72B5" w:rsidDel="00C71F87">
                          <w:rPr>
                            <w:rFonts w:ascii="Menlo Regular" w:hAnsi="Menlo Regular" w:cs="Menlo Regular"/>
                            <w:color w:val="643820"/>
                            <w:sz w:val="13"/>
                            <w:szCs w:val="22"/>
                            <w:highlight w:val="yellow"/>
                          </w:rPr>
                          <w:delText xml:space="preserve">#import </w:delText>
                        </w:r>
                        <w:r w:rsidRPr="00FE72B5" w:rsidDel="00C71F87">
                          <w:rPr>
                            <w:rFonts w:ascii="Menlo Regular" w:hAnsi="Menlo Regular" w:cs="Menlo Regular"/>
                            <w:color w:val="C41A16"/>
                            <w:sz w:val="13"/>
                            <w:szCs w:val="22"/>
                            <w:highlight w:val="yellow"/>
                          </w:rPr>
                          <w:delText>&lt;Foundation/Foundation.h&gt;</w:delText>
                        </w:r>
                      </w:del>
                    </w:p>
                    <w:p w14:paraId="32DF988D" w14:textId="77777777" w:rsidR="00FE72B5" w:rsidRPr="0089234C" w:rsidDel="00C71F87" w:rsidRDefault="00FE72B5" w:rsidP="00FE72B5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81" w:author="Tibor Kántor" w:date="2014-05-07T11:12:00Z"/>
                          <w:rFonts w:ascii="Menlo Regular" w:hAnsi="Menlo Regular" w:cs="Menlo Regular"/>
                          <w:color w:val="643820"/>
                          <w:sz w:val="18"/>
                          <w:szCs w:val="22"/>
                        </w:rPr>
                      </w:pPr>
                      <w:del w:id="182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643820"/>
                            <w:sz w:val="18"/>
                            <w:szCs w:val="22"/>
                          </w:rPr>
                          <w:delText xml:space="preserve">#import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C41A16"/>
                            <w:sz w:val="18"/>
                            <w:szCs w:val="22"/>
                          </w:rPr>
                          <w:delText>&lt;CoreLocation/CoreLocation.h&gt;</w:delText>
                        </w:r>
                      </w:del>
                    </w:p>
                    <w:p w14:paraId="46EC1D8F" w14:textId="77777777" w:rsidR="00FE72B5" w:rsidRPr="0089234C" w:rsidDel="00C71F87" w:rsidRDefault="00FE72B5" w:rsidP="00FE72B5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83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6B36C399" w14:textId="77777777" w:rsidR="00FE72B5" w:rsidRPr="0089234C" w:rsidDel="00C71F87" w:rsidRDefault="00FE72B5" w:rsidP="00FE72B5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84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185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@interface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MELocationManager :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NSObject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&lt;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CLLocationManagerDelegate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&gt;{</w:delText>
                        </w:r>
                      </w:del>
                    </w:p>
                    <w:p w14:paraId="2EFABDD1" w14:textId="77777777" w:rsidR="00FE72B5" w:rsidDel="00C71F87" w:rsidRDefault="00FE72B5" w:rsidP="00FE72B5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86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187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CLLocationManager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*_locationManager;</w:delText>
                        </w:r>
                      </w:del>
                    </w:p>
                    <w:p w14:paraId="6450D0DE" w14:textId="77777777" w:rsidR="00FE72B5" w:rsidDel="00C71F87" w:rsidRDefault="00FE72B5" w:rsidP="00FE72B5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88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189" w:author="Tibor Kántor" w:date="2014-05-07T11:12:00Z">
                        <w:r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ED42A8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NSTimer</w:delText>
                        </w:r>
                        <w:r w:rsidRPr="00ED42A8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* _timeOutTimer;</w:delText>
                        </w:r>
                      </w:del>
                    </w:p>
                    <w:p w14:paraId="0B69BB9A" w14:textId="77777777" w:rsidR="00FE72B5" w:rsidRPr="00C82F5B" w:rsidDel="00C71F87" w:rsidRDefault="00FE72B5" w:rsidP="00FE72B5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90" w:author="Tibor Kántor" w:date="2014-05-07T11:12:00Z"/>
                          <w:rFonts w:ascii="Menlo Regular" w:hAnsi="Menlo Regular" w:cs="Menlo Regular"/>
                          <w:color w:val="000000"/>
                          <w:sz w:val="10"/>
                          <w:szCs w:val="22"/>
                        </w:rPr>
                      </w:pPr>
                      <w:del w:id="191" w:author="Tibor Kántor" w:date="2014-05-07T11:12:00Z">
                        <w:r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(^locationUpdated)(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);</w:delText>
                        </w:r>
                      </w:del>
                    </w:p>
                    <w:p w14:paraId="724ECC72" w14:textId="77777777" w:rsidR="00FE72B5" w:rsidDel="00C71F87" w:rsidRDefault="00FE72B5" w:rsidP="00FE72B5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92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193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}</w:delText>
                        </w:r>
                      </w:del>
                    </w:p>
                    <w:p w14:paraId="540638E2" w14:textId="77777777" w:rsidR="00FE72B5" w:rsidRPr="0089234C" w:rsidDel="00C71F87" w:rsidRDefault="00FE72B5" w:rsidP="00FE72B5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94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0DC11F87" w14:textId="77777777" w:rsidR="00FE72B5" w:rsidRPr="0089234C" w:rsidDel="00C71F87" w:rsidRDefault="00FE72B5" w:rsidP="00FE72B5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95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196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@property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strong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,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nonatomic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)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*lastLocation;</w:delText>
                        </w:r>
                      </w:del>
                    </w:p>
                    <w:p w14:paraId="44E34753" w14:textId="77777777" w:rsidR="00FE72B5" w:rsidRPr="0089234C" w:rsidDel="00C71F87" w:rsidRDefault="00FE72B5" w:rsidP="00FE72B5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97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5E34075A" w14:textId="77777777" w:rsidR="00FE72B5" w:rsidRPr="0089234C" w:rsidDel="00C71F87" w:rsidRDefault="00FE72B5" w:rsidP="00FE72B5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198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199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-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)startLocationManager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:(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(^)(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))block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;</w:delText>
                        </w:r>
                      </w:del>
                    </w:p>
                    <w:p w14:paraId="0D0AFD7C" w14:textId="77777777" w:rsidR="00FE72B5" w:rsidRPr="0089234C" w:rsidDel="00C71F87" w:rsidRDefault="00FE72B5" w:rsidP="00FE72B5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00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201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-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)stopLocationManager;</w:delText>
                        </w:r>
                      </w:del>
                    </w:p>
                    <w:p w14:paraId="79AB4633" w14:textId="77777777" w:rsidR="00FE72B5" w:rsidRPr="0089234C" w:rsidDel="00C71F87" w:rsidRDefault="00FE72B5" w:rsidP="00FE72B5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02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3AB10FA9" w14:textId="77777777" w:rsidR="00FE72B5" w:rsidRPr="0089234C" w:rsidRDefault="00FE72B5" w:rsidP="00FE72B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8"/>
                        </w:rPr>
                      </w:pPr>
                      <w:del w:id="203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@end</w:delText>
                        </w:r>
                      </w:del>
                    </w:p>
                  </w:txbxContent>
                </v:textbox>
                <w10:anchorlock/>
              </v:shape>
            </w:pict>
          </mc:Fallback>
        </mc:AlternateContent>
      </w:r>
    </w:p>
    <w:p w14:paraId="673F3BAB" w14:textId="77777777" w:rsidR="0042005E" w:rsidRDefault="0042005E" w:rsidP="000E7014">
      <w:pPr>
        <w:jc w:val="both"/>
        <w:rPr>
          <w:lang w:val="hu-HU"/>
        </w:rPr>
      </w:pPr>
    </w:p>
    <w:p w14:paraId="7FE108BA" w14:textId="6DAA440C" w:rsidR="0042005E" w:rsidRDefault="00E137E2" w:rsidP="000E7014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38016F2E" wp14:editId="2A130411">
                <wp:extent cx="5257800" cy="1122892"/>
                <wp:effectExtent l="0" t="0" r="0" b="2540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538EDE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override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viewWillAppear(animated: </w:t>
                            </w:r>
                            <w:r w:rsidRPr="00590851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Bool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 {</w:t>
                            </w:r>
                          </w:p>
                          <w:p w14:paraId="049CBB16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590851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imageUrl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!=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nil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{</w:t>
                            </w:r>
                          </w:p>
                          <w:p w14:paraId="0BC1E5B4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</w:p>
                          <w:p w14:paraId="2895F266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Alamofire.</w:t>
                            </w:r>
                            <w:r w:rsidRPr="00590851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request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(.</w:t>
                            </w:r>
                            <w:r w:rsidRPr="00590851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GET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590851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imageUrl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!)</w:t>
                            </w:r>
                          </w:p>
                          <w:p w14:paraId="1B80FBE3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.</w:t>
                            </w:r>
                            <w:r w:rsidRPr="00590851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response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(){  (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_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_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data,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_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)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in</w:t>
                            </w:r>
                          </w:p>
                          <w:p w14:paraId="3E4BFC38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   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image = </w:t>
                            </w:r>
                            <w:r w:rsidRPr="00590851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UIImage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(data: data!) {</w:t>
                            </w:r>
                          </w:p>
                          <w:p w14:paraId="0417D880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        </w:t>
                            </w:r>
                            <w:r w:rsidRPr="00590851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dispatch_async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r w:rsidRPr="00590851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dispatch_get_main_queue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(),{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_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in</w:t>
                            </w:r>
                          </w:p>
                          <w:p w14:paraId="21D9460C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           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590851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imageView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?.</w:t>
                            </w:r>
                            <w:r w:rsidRPr="00590851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image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image</w:t>
                            </w:r>
                          </w:p>
                          <w:p w14:paraId="2760FFE5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            })</w:t>
                            </w:r>
                          </w:p>
                          <w:p w14:paraId="4F45BD3F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    }</w:t>
                            </w:r>
                          </w:p>
                          <w:p w14:paraId="4179F78C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}</w:t>
                            </w:r>
                          </w:p>
                          <w:p w14:paraId="7F1A91A5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3ABE57BB" w14:textId="39525456" w:rsidR="00406E56" w:rsidRPr="0042005E" w:rsidDel="00C71F87" w:rsidRDefault="00590851" w:rsidP="00590851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31" w:author="Tibor Kántor" w:date="2014-05-07T11:12:00Z"/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}</w:t>
                            </w:r>
                            <w:del w:id="132" w:author="Tibor Kántor" w:date="2014-05-07T11:12:00Z">
                              <w:r w:rsidR="00406E56" w:rsidRPr="0089234C" w:rsidDel="00C71F87">
                                <w:rPr>
                                  <w:rFonts w:ascii="Menlo Regular" w:hAnsi="Menlo Regular" w:cs="Menlo Regular"/>
                                  <w:color w:val="643820"/>
                                  <w:sz w:val="18"/>
                                  <w:szCs w:val="22"/>
                                </w:rPr>
                                <w:delText xml:space="preserve">#import </w:delText>
                              </w:r>
                              <w:r w:rsidR="00406E56" w:rsidRPr="0089234C" w:rsidDel="00C71F87">
                                <w:rPr>
                                  <w:rFonts w:ascii="Menlo Regular" w:hAnsi="Menlo Regular" w:cs="Menlo Regular"/>
                                  <w:color w:val="C41A16"/>
                                  <w:sz w:val="18"/>
                                  <w:szCs w:val="22"/>
                                </w:rPr>
                                <w:delText>&lt;Foundation/Foundation.h&gt;</w:delText>
                              </w:r>
                            </w:del>
                          </w:p>
                          <w:p w14:paraId="33386E1C" w14:textId="77777777" w:rsidR="00406E56" w:rsidRPr="0089234C" w:rsidDel="00C71F87" w:rsidRDefault="00406E56" w:rsidP="00E137E2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33" w:author="Tibor Kántor" w:date="2014-05-07T11:12:00Z"/>
                                <w:rFonts w:ascii="Menlo Regular" w:hAnsi="Menlo Regular" w:cs="Menlo Regular"/>
                                <w:color w:val="643820"/>
                                <w:sz w:val="18"/>
                                <w:szCs w:val="22"/>
                              </w:rPr>
                            </w:pPr>
                            <w:del w:id="134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643820"/>
                                  <w:sz w:val="18"/>
                                  <w:szCs w:val="22"/>
                                </w:rPr>
                                <w:delText xml:space="preserve">#import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C41A16"/>
                                  <w:sz w:val="18"/>
                                  <w:szCs w:val="22"/>
                                </w:rPr>
                                <w:delText>&lt;CoreLocation/CoreLocation.h&gt;</w:delText>
                              </w:r>
                            </w:del>
                          </w:p>
                          <w:p w14:paraId="16E50576" w14:textId="77777777" w:rsidR="00406E56" w:rsidRPr="0089234C" w:rsidDel="00C71F87" w:rsidRDefault="00406E56" w:rsidP="00E137E2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35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6B0F38CF" w14:textId="77777777" w:rsidR="00406E56" w:rsidRPr="0089234C" w:rsidDel="00C71F87" w:rsidRDefault="00406E56" w:rsidP="00E137E2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36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37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@interface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MELocationManager :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NSObject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&lt;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CLLocationManagerDelegate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&gt;{</w:delText>
                              </w:r>
                            </w:del>
                          </w:p>
                          <w:p w14:paraId="42035F33" w14:textId="77777777" w:rsidR="00406E56" w:rsidDel="00C71F87" w:rsidRDefault="00406E56" w:rsidP="00E137E2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38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39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CLLocationManager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*_locationManager;</w:delText>
                              </w:r>
                            </w:del>
                          </w:p>
                          <w:p w14:paraId="16680710" w14:textId="77777777" w:rsidR="00406E56" w:rsidDel="00C71F87" w:rsidRDefault="00406E56" w:rsidP="00E137E2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40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41" w:author="Tibor Kántor" w:date="2014-05-07T11:12:00Z">
                              <w:r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ED42A8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NSTimer</w:delText>
                              </w:r>
                              <w:r w:rsidRPr="00ED42A8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* _timeOutTimer;</w:delText>
                              </w:r>
                            </w:del>
                          </w:p>
                          <w:p w14:paraId="2FE3BAFE" w14:textId="77777777" w:rsidR="00406E56" w:rsidRPr="00C82F5B" w:rsidDel="00C71F87" w:rsidRDefault="00406E56" w:rsidP="00E137E2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42" w:author="Tibor Kántor" w:date="2014-05-07T11:12:00Z"/>
                                <w:rFonts w:ascii="Menlo Regular" w:hAnsi="Menlo Regular" w:cs="Menlo Regular"/>
                                <w:color w:val="000000"/>
                                <w:sz w:val="10"/>
                                <w:szCs w:val="22"/>
                              </w:rPr>
                            </w:pPr>
                            <w:del w:id="143" w:author="Tibor Kántor" w:date="2014-05-07T11:12:00Z">
                              <w:r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(^locationUpdated)(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);</w:delText>
                              </w:r>
                            </w:del>
                          </w:p>
                          <w:p w14:paraId="4E89755E" w14:textId="77777777" w:rsidR="00406E56" w:rsidDel="00C71F87" w:rsidRDefault="00406E56" w:rsidP="00E137E2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44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45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}</w:delText>
                              </w:r>
                            </w:del>
                          </w:p>
                          <w:p w14:paraId="0A6881DA" w14:textId="77777777" w:rsidR="00406E56" w:rsidRPr="0089234C" w:rsidDel="00C71F87" w:rsidRDefault="00406E56" w:rsidP="00E137E2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46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664A2E7B" w14:textId="77777777" w:rsidR="00406E56" w:rsidRPr="0089234C" w:rsidDel="00C71F87" w:rsidRDefault="00406E56" w:rsidP="00E137E2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47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48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@property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strong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,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nonatomic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)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*lastLocation;</w:delText>
                              </w:r>
                            </w:del>
                          </w:p>
                          <w:p w14:paraId="46E61DEB" w14:textId="77777777" w:rsidR="00406E56" w:rsidRPr="0089234C" w:rsidDel="00C71F87" w:rsidRDefault="00406E56" w:rsidP="00E137E2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49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0516962B" w14:textId="77777777" w:rsidR="00406E56" w:rsidRPr="0089234C" w:rsidDel="00C71F87" w:rsidRDefault="00406E56" w:rsidP="00E137E2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50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51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-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)startLocationManager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:(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(^)(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))block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;</w:delText>
                              </w:r>
                            </w:del>
                          </w:p>
                          <w:p w14:paraId="4E8BA246" w14:textId="77777777" w:rsidR="00406E56" w:rsidRPr="0089234C" w:rsidDel="00C71F87" w:rsidRDefault="00406E56" w:rsidP="00E137E2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52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53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-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)stopLocationManager;</w:delText>
                              </w:r>
                            </w:del>
                          </w:p>
                          <w:p w14:paraId="5DDD292D" w14:textId="77777777" w:rsidR="00406E56" w:rsidRPr="0089234C" w:rsidDel="00C71F87" w:rsidRDefault="00406E56" w:rsidP="00E137E2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54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088183B6" w14:textId="77777777" w:rsidR="00406E56" w:rsidRPr="0089234C" w:rsidRDefault="00406E56" w:rsidP="00E137E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8"/>
                              </w:rPr>
                            </w:pPr>
                            <w:del w:id="155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@end</w:delText>
                              </w:r>
                            </w:del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016F2E" id="Text_x0020_Box_x0020_67" o:spid="_x0000_s1033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" fillcolor="#eeece1 [3214]" stroked="f">
                <v:textbox style="mso-fit-shape-to-text:t" inset="2mm,2mm,2mm,2mm">
                  <w:txbxContent>
                    <w:p w14:paraId="34538EDE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override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viewWillAppear(animated: </w:t>
                      </w:r>
                      <w:r w:rsidRPr="00590851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Bool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 {</w:t>
                      </w:r>
                    </w:p>
                    <w:p w14:paraId="049CBB16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590851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imageUrl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!=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nil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{</w:t>
                      </w:r>
                    </w:p>
                    <w:p w14:paraId="0BC1E5B4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</w:p>
                    <w:p w14:paraId="2895F266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Alamofire.</w:t>
                      </w:r>
                      <w:r w:rsidRPr="00590851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request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(.</w:t>
                      </w:r>
                      <w:r w:rsidRPr="00590851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GET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r w:rsidRPr="00590851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imageUrl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!)</w:t>
                      </w:r>
                    </w:p>
                    <w:p w14:paraId="1B80FBE3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.</w:t>
                      </w:r>
                      <w:r w:rsidRPr="00590851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response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(){  (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_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_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data,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_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)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in</w:t>
                      </w:r>
                    </w:p>
                    <w:p w14:paraId="3E4BFC38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   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image = </w:t>
                      </w:r>
                      <w:r w:rsidRPr="00590851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UIImage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(data: data!) {</w:t>
                      </w:r>
                    </w:p>
                    <w:p w14:paraId="0417D880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        </w:t>
                      </w:r>
                      <w:r w:rsidRPr="00590851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dispatch_async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r w:rsidRPr="00590851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dispatch_get_main_queue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(),{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_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in</w:t>
                      </w:r>
                    </w:p>
                    <w:p w14:paraId="21D9460C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           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590851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imageView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?.</w:t>
                      </w:r>
                      <w:r w:rsidRPr="00590851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image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image</w:t>
                      </w:r>
                    </w:p>
                    <w:p w14:paraId="2760FFE5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            })</w:t>
                      </w:r>
                    </w:p>
                    <w:p w14:paraId="4F45BD3F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    }</w:t>
                      </w:r>
                    </w:p>
                    <w:p w14:paraId="4179F78C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}</w:t>
                      </w:r>
                    </w:p>
                    <w:p w14:paraId="7F1A91A5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3ABE57BB" w14:textId="39525456" w:rsidR="00406E56" w:rsidRPr="0042005E" w:rsidDel="00C71F87" w:rsidRDefault="00590851" w:rsidP="00590851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29" w:author="Tibor Kántor" w:date="2014-05-07T11:12:00Z"/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}</w:t>
                      </w:r>
                      <w:del w:id="230" w:author="Tibor Kántor" w:date="2014-05-07T11:12:00Z">
                        <w:r w:rsidR="00406E56" w:rsidRPr="0089234C" w:rsidDel="00C71F87">
                          <w:rPr>
                            <w:rFonts w:ascii="Menlo Regular" w:hAnsi="Menlo Regular" w:cs="Menlo Regular"/>
                            <w:color w:val="643820"/>
                            <w:sz w:val="18"/>
                            <w:szCs w:val="22"/>
                          </w:rPr>
                          <w:delText xml:space="preserve">#import </w:delText>
                        </w:r>
                        <w:r w:rsidR="00406E56" w:rsidRPr="0089234C" w:rsidDel="00C71F87">
                          <w:rPr>
                            <w:rFonts w:ascii="Menlo Regular" w:hAnsi="Menlo Regular" w:cs="Menlo Regular"/>
                            <w:color w:val="C41A16"/>
                            <w:sz w:val="18"/>
                            <w:szCs w:val="22"/>
                          </w:rPr>
                          <w:delText>&lt;Foundation/Foundation.h&gt;</w:delText>
                        </w:r>
                      </w:del>
                    </w:p>
                    <w:p w14:paraId="33386E1C" w14:textId="77777777" w:rsidR="00406E56" w:rsidRPr="0089234C" w:rsidDel="00C71F87" w:rsidRDefault="00406E56" w:rsidP="00E137E2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31" w:author="Tibor Kántor" w:date="2014-05-07T11:12:00Z"/>
                          <w:rFonts w:ascii="Menlo Regular" w:hAnsi="Menlo Regular" w:cs="Menlo Regular"/>
                          <w:color w:val="643820"/>
                          <w:sz w:val="18"/>
                          <w:szCs w:val="22"/>
                        </w:rPr>
                      </w:pPr>
                      <w:del w:id="232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643820"/>
                            <w:sz w:val="18"/>
                            <w:szCs w:val="22"/>
                          </w:rPr>
                          <w:delText xml:space="preserve">#import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C41A16"/>
                            <w:sz w:val="18"/>
                            <w:szCs w:val="22"/>
                          </w:rPr>
                          <w:delText>&lt;CoreLocation/CoreLocation.h&gt;</w:delText>
                        </w:r>
                      </w:del>
                    </w:p>
                    <w:p w14:paraId="16E50576" w14:textId="77777777" w:rsidR="00406E56" w:rsidRPr="0089234C" w:rsidDel="00C71F87" w:rsidRDefault="00406E56" w:rsidP="00E137E2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33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6B0F38CF" w14:textId="77777777" w:rsidR="00406E56" w:rsidRPr="0089234C" w:rsidDel="00C71F87" w:rsidRDefault="00406E56" w:rsidP="00E137E2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34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235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@interface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MELocationManager :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NSObject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&lt;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CLLocationManagerDelegate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&gt;{</w:delText>
                        </w:r>
                      </w:del>
                    </w:p>
                    <w:p w14:paraId="42035F33" w14:textId="77777777" w:rsidR="00406E56" w:rsidDel="00C71F87" w:rsidRDefault="00406E56" w:rsidP="00E137E2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36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237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CLLocationManager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*_locationManager;</w:delText>
                        </w:r>
                      </w:del>
                    </w:p>
                    <w:p w14:paraId="16680710" w14:textId="77777777" w:rsidR="00406E56" w:rsidDel="00C71F87" w:rsidRDefault="00406E56" w:rsidP="00E137E2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38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239" w:author="Tibor Kántor" w:date="2014-05-07T11:12:00Z">
                        <w:r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ED42A8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NSTimer</w:delText>
                        </w:r>
                        <w:r w:rsidRPr="00ED42A8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* _timeOutTimer;</w:delText>
                        </w:r>
                      </w:del>
                    </w:p>
                    <w:p w14:paraId="2FE3BAFE" w14:textId="77777777" w:rsidR="00406E56" w:rsidRPr="00C82F5B" w:rsidDel="00C71F87" w:rsidRDefault="00406E56" w:rsidP="00E137E2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40" w:author="Tibor Kántor" w:date="2014-05-07T11:12:00Z"/>
                          <w:rFonts w:ascii="Menlo Regular" w:hAnsi="Menlo Regular" w:cs="Menlo Regular"/>
                          <w:color w:val="000000"/>
                          <w:sz w:val="10"/>
                          <w:szCs w:val="22"/>
                        </w:rPr>
                      </w:pPr>
                      <w:del w:id="241" w:author="Tibor Kántor" w:date="2014-05-07T11:12:00Z">
                        <w:r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(^locationUpdated)(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);</w:delText>
                        </w:r>
                      </w:del>
                    </w:p>
                    <w:p w14:paraId="4E89755E" w14:textId="77777777" w:rsidR="00406E56" w:rsidDel="00C71F87" w:rsidRDefault="00406E56" w:rsidP="00E137E2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42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243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}</w:delText>
                        </w:r>
                      </w:del>
                    </w:p>
                    <w:p w14:paraId="0A6881DA" w14:textId="77777777" w:rsidR="00406E56" w:rsidRPr="0089234C" w:rsidDel="00C71F87" w:rsidRDefault="00406E56" w:rsidP="00E137E2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44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664A2E7B" w14:textId="77777777" w:rsidR="00406E56" w:rsidRPr="0089234C" w:rsidDel="00C71F87" w:rsidRDefault="00406E56" w:rsidP="00E137E2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45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246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@property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strong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,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nonatomic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)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*lastLocation;</w:delText>
                        </w:r>
                      </w:del>
                    </w:p>
                    <w:p w14:paraId="46E61DEB" w14:textId="77777777" w:rsidR="00406E56" w:rsidRPr="0089234C" w:rsidDel="00C71F87" w:rsidRDefault="00406E56" w:rsidP="00E137E2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47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0516962B" w14:textId="77777777" w:rsidR="00406E56" w:rsidRPr="0089234C" w:rsidDel="00C71F87" w:rsidRDefault="00406E56" w:rsidP="00E137E2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48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249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-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)startLocationManager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:(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(^)(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))block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;</w:delText>
                        </w:r>
                      </w:del>
                    </w:p>
                    <w:p w14:paraId="4E8BA246" w14:textId="77777777" w:rsidR="00406E56" w:rsidRPr="0089234C" w:rsidDel="00C71F87" w:rsidRDefault="00406E56" w:rsidP="00E137E2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50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251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-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)stopLocationManager;</w:delText>
                        </w:r>
                      </w:del>
                    </w:p>
                    <w:p w14:paraId="5DDD292D" w14:textId="77777777" w:rsidR="00406E56" w:rsidRPr="0089234C" w:rsidDel="00C71F87" w:rsidRDefault="00406E56" w:rsidP="00E137E2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252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088183B6" w14:textId="77777777" w:rsidR="00406E56" w:rsidRPr="0089234C" w:rsidRDefault="00406E56" w:rsidP="00E137E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8"/>
                        </w:rPr>
                      </w:pPr>
                      <w:del w:id="253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@end</w:delText>
                        </w:r>
                      </w:del>
                    </w:p>
                  </w:txbxContent>
                </v:textbox>
                <w10:anchorlock/>
              </v:shape>
            </w:pict>
          </mc:Fallback>
        </mc:AlternateContent>
      </w:r>
    </w:p>
    <w:p w14:paraId="7D35AE8A" w14:textId="3B65D1A0" w:rsidR="0042005E" w:rsidRPr="00117B36" w:rsidRDefault="003C6B14" w:rsidP="000E7014">
      <w:pPr>
        <w:jc w:val="both"/>
        <w:rPr>
          <w:lang w:val="hu-HU"/>
        </w:rPr>
      </w:pPr>
      <w:r w:rsidRPr="000C2BE4">
        <w:rPr>
          <w:noProof/>
        </w:rPr>
        <mc:AlternateContent>
          <mc:Choice Requires="wps">
            <w:drawing>
              <wp:inline distT="0" distB="0" distL="0" distR="0" wp14:anchorId="3888C0C3" wp14:editId="7157CF61">
                <wp:extent cx="5257800" cy="1122892"/>
                <wp:effectExtent l="0" t="0" r="25400" b="27940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8852F" w14:textId="4D27F21F" w:rsidR="00406E56" w:rsidRPr="00E47556" w:rsidRDefault="00406E56" w:rsidP="003C6B14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3C6B14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https://gist.github.com/blazovics/416a6c5d431ffdd161a9#file-viewcontroller-viewwillappear-swift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88C0C3" id="Text_x0020_Box_x0020_68" o:spid="_x0000_s1034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" fillcolor="#1c1a10 [334]" strokecolor="black [3213]">
                <v:textbox style="mso-fit-shape-to-text:t" inset="2mm,2mm,2mm,2mm">
                  <w:txbxContent>
                    <w:p w14:paraId="3698852F" w14:textId="4D27F21F" w:rsidR="00406E56" w:rsidRPr="00E47556" w:rsidRDefault="00406E56" w:rsidP="003C6B14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3C6B14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https://gist.github.com/blazovics/416a6c5d431ffdd161a9#file-viewcontroller-viewwillappear-swift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FB92C5" w14:textId="77777777" w:rsidR="00040634" w:rsidRDefault="00040634" w:rsidP="000E7014">
      <w:pPr>
        <w:jc w:val="both"/>
        <w:rPr>
          <w:lang w:val="hu-HU"/>
        </w:rPr>
      </w:pPr>
    </w:p>
    <w:p w14:paraId="36FAE0B3" w14:textId="4DF00DC6" w:rsidR="008B5AA0" w:rsidRDefault="008B5AA0" w:rsidP="000E7014">
      <w:pPr>
        <w:jc w:val="both"/>
        <w:rPr>
          <w:lang w:val="hu-HU"/>
        </w:rPr>
      </w:pPr>
      <w:r>
        <w:rPr>
          <w:lang w:val="hu-HU"/>
        </w:rPr>
        <w:t xml:space="preserve">Ahogy már a korábbi laboroknál is előjött, engedélyezni kell az projekthez tartozó Info.plist fájlban a HTTP felett történő kommunikációt a következő két kulcs felvételével: </w:t>
      </w:r>
      <w:r w:rsidRPr="008B5AA0">
        <w:rPr>
          <w:lang w:val="hu-HU"/>
        </w:rPr>
        <w:t>NSAppTransportSecurity</w:t>
      </w:r>
      <w:r>
        <w:rPr>
          <w:lang w:val="hu-HU"/>
        </w:rPr>
        <w:t xml:space="preserve"> (Dictionary) és ezen belül az </w:t>
      </w:r>
      <w:r w:rsidRPr="008B5AA0">
        <w:rPr>
          <w:lang w:val="hu-HU"/>
        </w:rPr>
        <w:t>NSAllowsArbitraryLoads</w:t>
      </w:r>
      <w:r>
        <w:rPr>
          <w:lang w:val="hu-HU"/>
        </w:rPr>
        <w:t xml:space="preserve"> (BOOL).</w:t>
      </w:r>
    </w:p>
    <w:p w14:paraId="46C09A93" w14:textId="77777777" w:rsidR="008B5AA0" w:rsidRDefault="008B5AA0" w:rsidP="000E7014">
      <w:pPr>
        <w:jc w:val="both"/>
        <w:rPr>
          <w:lang w:val="hu-HU"/>
        </w:rPr>
      </w:pPr>
    </w:p>
    <w:p w14:paraId="4B9C65F8" w14:textId="168099A4" w:rsidR="008B5AA0" w:rsidRDefault="008B5AA0" w:rsidP="000E7014">
      <w:pPr>
        <w:jc w:val="both"/>
        <w:rPr>
          <w:lang w:val="hu-HU"/>
        </w:rPr>
      </w:pPr>
      <w:r>
        <w:rPr>
          <w:noProof/>
        </w:rPr>
        <w:drawing>
          <wp:inline distT="0" distB="0" distL="0" distR="0" wp14:anchorId="5E92D7B5" wp14:editId="266E7978">
            <wp:extent cx="3366135" cy="77935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5-12-01 at 10.44.3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666" cy="7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4597" w14:textId="77777777" w:rsidR="00040634" w:rsidRDefault="00040634" w:rsidP="000E7014">
      <w:pPr>
        <w:jc w:val="both"/>
        <w:rPr>
          <w:lang w:val="hu-HU"/>
        </w:rPr>
      </w:pPr>
    </w:p>
    <w:p w14:paraId="0D4D4810" w14:textId="79AE2248" w:rsidR="008B5AA0" w:rsidRDefault="008B5AA0" w:rsidP="000E7014">
      <w:pPr>
        <w:jc w:val="both"/>
        <w:rPr>
          <w:lang w:val="hu-HU"/>
        </w:rPr>
      </w:pPr>
      <w:r>
        <w:rPr>
          <w:lang w:val="hu-HU"/>
        </w:rPr>
        <w:t>Ha nem sikerülne, akkor a következő hibaüzenetet kapjuk:</w:t>
      </w:r>
    </w:p>
    <w:p w14:paraId="030F3698" w14:textId="71C463B6" w:rsidR="008B5AA0" w:rsidRDefault="008B5AA0" w:rsidP="000E7014">
      <w:pPr>
        <w:jc w:val="both"/>
        <w:rPr>
          <w:lang w:val="hu-HU"/>
        </w:rPr>
      </w:pPr>
      <w:r>
        <w:rPr>
          <w:rFonts w:ascii="Menlo" w:hAnsi="Menlo" w:cs="Menlo"/>
          <w:b/>
          <w:bCs/>
          <w:color w:val="000000"/>
          <w:sz w:val="22"/>
          <w:szCs w:val="22"/>
        </w:rPr>
        <w:t>App Transport Security has blocked a cleartext HTTP (http://) resource load since it is insecure. Temporary exceptions can be configured via your app's Info.plist file.</w:t>
      </w:r>
    </w:p>
    <w:p w14:paraId="68D24D33" w14:textId="77777777" w:rsidR="008B5AA0" w:rsidRDefault="008B5AA0" w:rsidP="000E7014">
      <w:pPr>
        <w:jc w:val="both"/>
        <w:rPr>
          <w:lang w:val="hu-HU"/>
        </w:rPr>
      </w:pPr>
    </w:p>
    <w:p w14:paraId="77063793" w14:textId="7D6B4BA3" w:rsidR="003C6B14" w:rsidRDefault="003C6B14" w:rsidP="000E7014">
      <w:pPr>
        <w:jc w:val="both"/>
        <w:rPr>
          <w:lang w:val="hu-HU"/>
        </w:rPr>
      </w:pPr>
      <w:r>
        <w:rPr>
          <w:lang w:val="hu-HU"/>
        </w:rPr>
        <w:t>Most, hogy letöltődik a közepes méretű kép, töltsük le a nagyobb képet is. Ehhez először implementáluk az NSURLConnection-höz szükséges delegateket és további három property-t, amik a letöltött nagy képet , illetve a letöltés állapotát fogják nyilvántartani.</w:t>
      </w:r>
    </w:p>
    <w:p w14:paraId="0FB15862" w14:textId="77777777" w:rsidR="00E35D95" w:rsidRPr="00117B36" w:rsidRDefault="00E35D95" w:rsidP="000E7014">
      <w:pPr>
        <w:jc w:val="both"/>
        <w:rPr>
          <w:lang w:val="hu-HU"/>
        </w:rPr>
      </w:pPr>
    </w:p>
    <w:p w14:paraId="6C300857" w14:textId="56468436" w:rsidR="00E35D95" w:rsidRPr="00117B36" w:rsidRDefault="00E35D95" w:rsidP="000E7014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6A4AED2C" wp14:editId="57799DDB">
                <wp:extent cx="5257800" cy="1122892"/>
                <wp:effectExtent l="0" t="0" r="0" b="254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BFABC" w14:textId="77777777" w:rsidR="00406E56" w:rsidRPr="003C6B14" w:rsidRDefault="00406E56" w:rsidP="003C6B1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3C6B1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class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ViewController: </w:t>
                            </w:r>
                            <w:r w:rsidRPr="003C6B1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UIViewController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, </w:t>
                            </w:r>
                            <w:r w:rsidRPr="003C6B1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NSURLConnectionDelegate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, </w:t>
                            </w:r>
                            <w:r w:rsidRPr="003C6B1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NSURLConnectionDataDelegate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{</w:t>
                            </w:r>
                          </w:p>
                          <w:p w14:paraId="185ED84A" w14:textId="77777777" w:rsidR="00406E56" w:rsidRPr="003C6B14" w:rsidRDefault="00406E56" w:rsidP="003C6B1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</w:p>
                          <w:p w14:paraId="099C4822" w14:textId="77777777" w:rsidR="00406E56" w:rsidRPr="003C6B14" w:rsidRDefault="00406E56" w:rsidP="003C6B1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3C6B1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var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data: </w:t>
                            </w:r>
                            <w:r w:rsidRPr="003C6B1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NSMutableData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?</w:t>
                            </w:r>
                          </w:p>
                          <w:p w14:paraId="4B87EB23" w14:textId="77777777" w:rsidR="00406E56" w:rsidRPr="003C6B14" w:rsidRDefault="00406E56" w:rsidP="003C6B1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</w:t>
                            </w:r>
                            <w:r w:rsidRPr="003C6B1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var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contentLength: </w:t>
                            </w:r>
                            <w:r w:rsidRPr="003C6B1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Int64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 </w:t>
                            </w:r>
                            <w:r w:rsidRPr="003C6B14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0</w:t>
                            </w:r>
                          </w:p>
                          <w:p w14:paraId="38546CB1" w14:textId="77777777" w:rsidR="00406E56" w:rsidRPr="003C6B14" w:rsidRDefault="00406E56" w:rsidP="003C6B1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</w:t>
                            </w:r>
                            <w:r w:rsidRPr="003C6B1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var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downloadedContentLength: </w:t>
                            </w:r>
                            <w:r w:rsidRPr="003C6B1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Int64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 </w:t>
                            </w:r>
                            <w:r w:rsidRPr="003C6B14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0</w:t>
                            </w:r>
                          </w:p>
                          <w:p w14:paraId="19DA8703" w14:textId="77777777" w:rsidR="00406E56" w:rsidRPr="003C6B14" w:rsidRDefault="00406E56" w:rsidP="003C6B1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</w:p>
                          <w:p w14:paraId="6F7A4738" w14:textId="77777777" w:rsidR="00406E56" w:rsidRPr="003C6B14" w:rsidRDefault="00406E56" w:rsidP="003C6B1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3C6B1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contentUrl:</w:t>
                            </w:r>
                            <w:r w:rsidRPr="003C6B1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NSURL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</w:t>
                            </w:r>
                          </w:p>
                          <w:p w14:paraId="410B13F9" w14:textId="77777777" w:rsidR="00406E56" w:rsidRPr="003C6B14" w:rsidRDefault="00406E56" w:rsidP="003C6B1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3C6B1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imageUrl:</w:t>
                            </w:r>
                            <w:r w:rsidRPr="003C6B1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NSURL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</w:t>
                            </w:r>
                          </w:p>
                          <w:p w14:paraId="4EE0C1FB" w14:textId="610A0F32" w:rsidR="00406E56" w:rsidRPr="003C6B14" w:rsidRDefault="00406E56" w:rsidP="003C6B14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</w:rPr>
                            </w:pP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3C6B1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imageView:</w:t>
                            </w:r>
                            <w:r w:rsidRPr="003C6B1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UIImageView</w:t>
                            </w:r>
                            <w:r w:rsidRPr="003C6B1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4AED2C" id="Text_x0020_Box_x0020_1" o:spid="_x0000_s1035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" fillcolor="#eeece1 [3214]" stroked="f">
                <v:textbox style="mso-fit-shape-to-text:t" inset="2mm,2mm,2mm,2mm">
                  <w:txbxContent>
                    <w:p w14:paraId="5CCBFABC" w14:textId="77777777" w:rsidR="00406E56" w:rsidRPr="003C6B14" w:rsidRDefault="00406E56" w:rsidP="003C6B1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3C6B1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class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ViewController: </w:t>
                      </w:r>
                      <w:r w:rsidRPr="003C6B1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UIViewController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, </w:t>
                      </w:r>
                      <w:r w:rsidRPr="003C6B1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NSURLConnectionDelegate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, </w:t>
                      </w:r>
                      <w:r w:rsidRPr="003C6B1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NSURLConnectionDataDelegate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{</w:t>
                      </w:r>
                    </w:p>
                    <w:p w14:paraId="185ED84A" w14:textId="77777777" w:rsidR="00406E56" w:rsidRPr="003C6B14" w:rsidRDefault="00406E56" w:rsidP="003C6B1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</w:p>
                    <w:p w14:paraId="099C4822" w14:textId="77777777" w:rsidR="00406E56" w:rsidRPr="003C6B14" w:rsidRDefault="00406E56" w:rsidP="003C6B1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3C6B1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var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data: </w:t>
                      </w:r>
                      <w:r w:rsidRPr="003C6B1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NSMutableData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?</w:t>
                      </w:r>
                    </w:p>
                    <w:p w14:paraId="4B87EB23" w14:textId="77777777" w:rsidR="00406E56" w:rsidRPr="003C6B14" w:rsidRDefault="00406E56" w:rsidP="003C6B1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</w:t>
                      </w:r>
                      <w:r w:rsidRPr="003C6B1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var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contentLength: </w:t>
                      </w:r>
                      <w:r w:rsidRPr="003C6B1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Int64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 </w:t>
                      </w:r>
                      <w:r w:rsidRPr="003C6B14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0</w:t>
                      </w:r>
                    </w:p>
                    <w:p w14:paraId="38546CB1" w14:textId="77777777" w:rsidR="00406E56" w:rsidRPr="003C6B14" w:rsidRDefault="00406E56" w:rsidP="003C6B1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</w:t>
                      </w:r>
                      <w:r w:rsidRPr="003C6B1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var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downloadedContentLength: </w:t>
                      </w:r>
                      <w:r w:rsidRPr="003C6B1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Int64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 </w:t>
                      </w:r>
                      <w:r w:rsidRPr="003C6B14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0</w:t>
                      </w:r>
                    </w:p>
                    <w:p w14:paraId="19DA8703" w14:textId="77777777" w:rsidR="00406E56" w:rsidRPr="003C6B14" w:rsidRDefault="00406E56" w:rsidP="003C6B1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</w:p>
                    <w:p w14:paraId="6F7A4738" w14:textId="77777777" w:rsidR="00406E56" w:rsidRPr="003C6B14" w:rsidRDefault="00406E56" w:rsidP="003C6B1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3C6B1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contentUrl:</w:t>
                      </w:r>
                      <w:r w:rsidRPr="003C6B1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NSURL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</w:t>
                      </w:r>
                    </w:p>
                    <w:p w14:paraId="410B13F9" w14:textId="77777777" w:rsidR="00406E56" w:rsidRPr="003C6B14" w:rsidRDefault="00406E56" w:rsidP="003C6B1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3C6B1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imageUrl:</w:t>
                      </w:r>
                      <w:r w:rsidRPr="003C6B1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NSURL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</w:t>
                      </w:r>
                    </w:p>
                    <w:p w14:paraId="4EE0C1FB" w14:textId="610A0F32" w:rsidR="00406E56" w:rsidRPr="003C6B14" w:rsidRDefault="00406E56" w:rsidP="003C6B14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3"/>
                          <w:szCs w:val="18"/>
                        </w:rPr>
                      </w:pP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3C6B1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imageView:</w:t>
                      </w:r>
                      <w:r w:rsidRPr="003C6B1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UIImageView</w:t>
                      </w:r>
                      <w:r w:rsidRPr="003C6B1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94A8DE" w14:textId="1C9FEB47" w:rsidR="00E35D95" w:rsidRPr="00117B36" w:rsidRDefault="00E35D95" w:rsidP="000E7014">
      <w:pPr>
        <w:jc w:val="both"/>
        <w:rPr>
          <w:lang w:val="hu-HU"/>
        </w:rPr>
      </w:pPr>
    </w:p>
    <w:p w14:paraId="2006D48F" w14:textId="5E845FEE" w:rsidR="00E35D95" w:rsidRDefault="00D01E2E" w:rsidP="000E7014">
      <w:pPr>
        <w:jc w:val="both"/>
        <w:rPr>
          <w:lang w:val="hu-HU"/>
        </w:rPr>
      </w:pPr>
      <w:r>
        <w:rPr>
          <w:lang w:val="hu-HU"/>
        </w:rPr>
        <w:t>Ezután implementáljuk a downloadFile() nevű függvényt, amit a Download gomb eseménykezelője hív meg</w:t>
      </w:r>
      <w:r w:rsidR="00590851">
        <w:rPr>
          <w:lang w:val="hu-HU"/>
        </w:rPr>
        <w:t xml:space="preserve"> és az alkalmazás Documents mappájába menti a képet</w:t>
      </w:r>
      <w:r>
        <w:rPr>
          <w:lang w:val="hu-HU"/>
        </w:rPr>
        <w:t>:</w:t>
      </w:r>
    </w:p>
    <w:p w14:paraId="2D46F600" w14:textId="77777777" w:rsidR="00D01E2E" w:rsidRPr="00117B36" w:rsidRDefault="00D01E2E" w:rsidP="000E7014">
      <w:pPr>
        <w:jc w:val="both"/>
        <w:rPr>
          <w:lang w:val="hu-HU"/>
        </w:rPr>
      </w:pPr>
    </w:p>
    <w:p w14:paraId="44768D74" w14:textId="670DEBBC" w:rsidR="00D33EEF" w:rsidRPr="00117B36" w:rsidRDefault="00D01E2E" w:rsidP="000E7014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1C198402" wp14:editId="19EA0C1B">
                <wp:extent cx="5257800" cy="1122892"/>
                <wp:effectExtent l="0" t="0" r="0" b="2540"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0D8E7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downloadFile(){</w:t>
                            </w:r>
                          </w:p>
                          <w:p w14:paraId="03A8B31B" w14:textId="77777777" w:rsid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destination = </w:t>
                            </w:r>
                          </w:p>
                          <w:p w14:paraId="76B61CA7" w14:textId="77777777" w:rsid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Alamofire.</w:t>
                            </w:r>
                            <w:r w:rsidRPr="00590851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Request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590851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suggestedDownloadDestination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</w:p>
                          <w:p w14:paraId="1EEE0F3B" w14:textId="29A6FA08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 xml:space="preserve">   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directory: .</w:t>
                            </w:r>
                            <w:r w:rsidRPr="00590851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DocumentDirectory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, domain: .UserDomainMask)</w:t>
                            </w:r>
                          </w:p>
                          <w:p w14:paraId="2DCB00E8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</w:p>
                          <w:p w14:paraId="5FEEA024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Alamofire.</w:t>
                            </w:r>
                            <w:r w:rsidRPr="00590851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download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(.</w:t>
                            </w:r>
                            <w:r w:rsidRPr="00590851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GET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590851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contentUrl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!, destination: destination)</w:t>
                            </w:r>
                          </w:p>
                          <w:p w14:paraId="05D2D3E2" w14:textId="77777777" w:rsid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.</w:t>
                            </w:r>
                            <w:r w:rsidRPr="00590851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progress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 bytesRead, totalBytesRead, </w:t>
                            </w:r>
                          </w:p>
                          <w:p w14:paraId="60827971" w14:textId="0C7779B2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 xml:space="preserve"> 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totalBytesExpectedToRead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in</w:t>
                            </w:r>
                          </w:p>
                          <w:p w14:paraId="0879C144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590851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print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(totalBytesRead)</w:t>
                            </w:r>
                          </w:p>
                          <w:p w14:paraId="41F7FFAE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</w:p>
                          <w:p w14:paraId="621895F8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590851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dispatch_async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r w:rsidRPr="00590851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dispatch_get_main_queue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()) {</w:t>
                            </w:r>
                          </w:p>
                          <w:p w14:paraId="643E2A2D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    </w:t>
                            </w:r>
                            <w:r w:rsidRPr="00590851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print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r w:rsidRPr="00590851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\</w:t>
                            </w:r>
                            <w:r w:rsidRPr="00590851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(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totalBytesRead</w:t>
                            </w:r>
                            <w:r w:rsidRPr="00590851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)"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FE4ED72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}</w:t>
                            </w:r>
                          </w:p>
                          <w:p w14:paraId="4C75F3DF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64199A76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.</w:t>
                            </w:r>
                            <w:r w:rsidRPr="00590851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response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_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_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_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error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in</w:t>
                            </w:r>
                          </w:p>
                          <w:p w14:paraId="454782A6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error = error {</w:t>
                            </w:r>
                          </w:p>
                          <w:p w14:paraId="636BF5B7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    </w:t>
                            </w:r>
                            <w:r w:rsidRPr="00590851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print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r w:rsidRPr="00590851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 xml:space="preserve">"error: 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\</w:t>
                            </w:r>
                            <w:r w:rsidRPr="00590851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(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error</w:t>
                            </w:r>
                            <w:r w:rsidRPr="00590851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)"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FBE5E66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} </w:t>
                            </w:r>
                            <w:r w:rsidRPr="00590851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else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</w:t>
                            </w:r>
                          </w:p>
                          <w:p w14:paraId="05383EA2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    </w:t>
                            </w:r>
                            <w:r w:rsidRPr="00590851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print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r w:rsidRPr="00590851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"success"</w:t>
                            </w: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59C77C94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}</w:t>
                            </w:r>
                          </w:p>
                          <w:p w14:paraId="55032EA7" w14:textId="77777777" w:rsidR="00590851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}</w:t>
                            </w:r>
                          </w:p>
                          <w:p w14:paraId="3266F6DC" w14:textId="7621A44A" w:rsidR="00406E56" w:rsidRPr="00590851" w:rsidRDefault="00590851" w:rsidP="0059085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3"/>
                                <w:szCs w:val="22"/>
                              </w:rPr>
                            </w:pPr>
                            <w:r w:rsidRPr="0059085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198402" id="Text_x0020_Box_x0020_69" o:spid="_x0000_s1036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" fillcolor="#eeece1 [3214]" stroked="f">
                <v:textbox style="mso-fit-shape-to-text:t" inset="2mm,2mm,2mm,2mm">
                  <w:txbxContent>
                    <w:p w14:paraId="7AE0D8E7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downloadFile(){</w:t>
                      </w:r>
                    </w:p>
                    <w:p w14:paraId="03A8B31B" w14:textId="77777777" w:rsid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destination = </w:t>
                      </w:r>
                    </w:p>
                    <w:p w14:paraId="76B61CA7" w14:textId="77777777" w:rsid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Alamofire.</w:t>
                      </w:r>
                      <w:r w:rsidRPr="00590851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Request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590851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suggestedDownloadDestination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</w:p>
                    <w:p w14:paraId="1EEE0F3B" w14:textId="29A6FA08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  <w:t xml:space="preserve">   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directory: .</w:t>
                      </w:r>
                      <w:r w:rsidRPr="00590851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DocumentDirectory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, domain: .UserDomainMask)</w:t>
                      </w:r>
                    </w:p>
                    <w:p w14:paraId="2DCB00E8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</w:p>
                    <w:p w14:paraId="5FEEA024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Alamofire.</w:t>
                      </w:r>
                      <w:r w:rsidRPr="00590851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download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(.</w:t>
                      </w:r>
                      <w:r w:rsidRPr="00590851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GET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r w:rsidRPr="00590851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contentUrl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!, destination: destination)</w:t>
                      </w:r>
                    </w:p>
                    <w:p w14:paraId="05D2D3E2" w14:textId="77777777" w:rsid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.</w:t>
                      </w:r>
                      <w:r w:rsidRPr="00590851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progress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 bytesRead, totalBytesRead, </w:t>
                      </w:r>
                    </w:p>
                    <w:p w14:paraId="60827971" w14:textId="0C7779B2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  <w:t xml:space="preserve"> 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totalBytesExpectedToRead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in</w:t>
                      </w:r>
                    </w:p>
                    <w:p w14:paraId="0879C144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590851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print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(totalBytesRead)</w:t>
                      </w:r>
                    </w:p>
                    <w:p w14:paraId="41F7FFAE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</w:p>
                    <w:p w14:paraId="621895F8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590851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dispatch_async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r w:rsidRPr="00590851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dispatch_get_main_queue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()) {</w:t>
                      </w:r>
                    </w:p>
                    <w:p w14:paraId="643E2A2D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    </w:t>
                      </w:r>
                      <w:r w:rsidRPr="00590851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print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r w:rsidRPr="00590851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\</w:t>
                      </w:r>
                      <w:r w:rsidRPr="00590851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(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totalBytesRead</w:t>
                      </w:r>
                      <w:r w:rsidRPr="00590851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)"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3FE4ED72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}</w:t>
                      </w:r>
                    </w:p>
                    <w:p w14:paraId="4C75F3DF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64199A76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.</w:t>
                      </w:r>
                      <w:r w:rsidRPr="00590851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response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_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_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_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error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in</w:t>
                      </w:r>
                    </w:p>
                    <w:p w14:paraId="454782A6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error = error {</w:t>
                      </w:r>
                    </w:p>
                    <w:p w14:paraId="636BF5B7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    </w:t>
                      </w:r>
                      <w:r w:rsidRPr="00590851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print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r w:rsidRPr="00590851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 xml:space="preserve">"error: 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\</w:t>
                      </w:r>
                      <w:r w:rsidRPr="00590851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(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error</w:t>
                      </w:r>
                      <w:r w:rsidRPr="00590851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)"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3FBE5E66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} </w:t>
                      </w:r>
                      <w:r w:rsidRPr="00590851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else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</w:t>
                      </w:r>
                    </w:p>
                    <w:p w14:paraId="05383EA2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    </w:t>
                      </w:r>
                      <w:r w:rsidRPr="00590851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print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r w:rsidRPr="00590851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"success"</w:t>
                      </w: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59C77C94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}</w:t>
                      </w:r>
                    </w:p>
                    <w:p w14:paraId="55032EA7" w14:textId="77777777" w:rsidR="00590851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}</w:t>
                      </w:r>
                    </w:p>
                    <w:p w14:paraId="3266F6DC" w14:textId="7621A44A" w:rsidR="00406E56" w:rsidRPr="00590851" w:rsidRDefault="00590851" w:rsidP="0059085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3"/>
                          <w:szCs w:val="22"/>
                        </w:rPr>
                      </w:pPr>
                      <w:r w:rsidRPr="00590851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E8989D" w14:textId="1F0C6849" w:rsidR="00FF61EF" w:rsidRDefault="00FF61EF" w:rsidP="000E7014">
      <w:pPr>
        <w:jc w:val="both"/>
        <w:rPr>
          <w:lang w:val="hu-HU"/>
        </w:rPr>
      </w:pPr>
    </w:p>
    <w:p w14:paraId="6F6692E6" w14:textId="5E9427BF" w:rsidR="001E494E" w:rsidRPr="00117B36" w:rsidRDefault="005C2CE0" w:rsidP="00364355">
      <w:pPr>
        <w:pStyle w:val="Heading2"/>
        <w:rPr>
          <w:lang w:val="hu-HU"/>
        </w:rPr>
      </w:pPr>
      <w:r w:rsidRPr="005C2CE0">
        <w:rPr>
          <w:lang w:val="hu-HU"/>
        </w:rPr>
        <w:t>ECSlidingViewController</w:t>
      </w:r>
    </w:p>
    <w:p w14:paraId="05204A71" w14:textId="77777777" w:rsidR="00D77A4C" w:rsidRPr="00117B36" w:rsidRDefault="00D77A4C" w:rsidP="000E7014">
      <w:pPr>
        <w:jc w:val="both"/>
        <w:rPr>
          <w:lang w:val="hu-HU"/>
        </w:rPr>
      </w:pPr>
    </w:p>
    <w:p w14:paraId="5D275BB4" w14:textId="79C66E22" w:rsidR="00364355" w:rsidRDefault="00364355" w:rsidP="000E7014">
      <w:pPr>
        <w:jc w:val="both"/>
        <w:rPr>
          <w:lang w:val="hu-HU"/>
        </w:rPr>
      </w:pPr>
      <w:r>
        <w:rPr>
          <w:lang w:val="hu-HU"/>
        </w:rPr>
        <w:t>Most, hogy van már rendes tartalmunk adjuk hozzá az alkalmazáshoz egy menüt.</w:t>
      </w:r>
    </w:p>
    <w:p w14:paraId="7D7B2EFC" w14:textId="04EBE281" w:rsidR="00364355" w:rsidRDefault="00364355" w:rsidP="000E7014">
      <w:pPr>
        <w:jc w:val="both"/>
        <w:rPr>
          <w:lang w:val="hu-HU"/>
        </w:rPr>
      </w:pPr>
      <w:r>
        <w:rPr>
          <w:lang w:val="hu-HU"/>
        </w:rPr>
        <w:t xml:space="preserve">Ehhez töltsük le az </w:t>
      </w:r>
      <w:r w:rsidR="005C2CE0" w:rsidRPr="005C2CE0">
        <w:rPr>
          <w:lang w:val="hu-HU"/>
        </w:rPr>
        <w:t>ECSlidingViewController</w:t>
      </w:r>
      <w:r w:rsidR="005C2CE0">
        <w:rPr>
          <w:lang w:val="hu-HU"/>
        </w:rPr>
        <w:t xml:space="preserve"> </w:t>
      </w:r>
      <w:r>
        <w:rPr>
          <w:lang w:val="hu-HU"/>
        </w:rPr>
        <w:t>thrid-party komponenst a következő linkről:</w:t>
      </w:r>
    </w:p>
    <w:p w14:paraId="4C7C0078" w14:textId="77777777" w:rsidR="00364355" w:rsidRDefault="00364355" w:rsidP="000E7014">
      <w:pPr>
        <w:jc w:val="both"/>
        <w:rPr>
          <w:lang w:val="hu-HU"/>
        </w:rPr>
      </w:pPr>
    </w:p>
    <w:p w14:paraId="0CB2F9FC" w14:textId="75E71140" w:rsidR="00364355" w:rsidRDefault="00A8380F" w:rsidP="000E7014">
      <w:pPr>
        <w:jc w:val="both"/>
      </w:pPr>
      <w:hyperlink r:id="rId12" w:history="1">
        <w:r w:rsidR="0088175A" w:rsidRPr="00877F4D">
          <w:rPr>
            <w:rStyle w:val="Hyperlink"/>
          </w:rPr>
          <w:t>https://github.com/ECSlidingViewController/ECSlidingViewController/archive/master.zip</w:t>
        </w:r>
      </w:hyperlink>
    </w:p>
    <w:p w14:paraId="22FF2F68" w14:textId="77777777" w:rsidR="0088175A" w:rsidRDefault="0088175A" w:rsidP="000E7014">
      <w:pPr>
        <w:jc w:val="both"/>
        <w:rPr>
          <w:lang w:val="hu-HU"/>
        </w:rPr>
      </w:pPr>
    </w:p>
    <w:p w14:paraId="2C670778" w14:textId="3F09D2BF" w:rsidR="00364355" w:rsidRDefault="00364355" w:rsidP="000E7014">
      <w:pPr>
        <w:jc w:val="both"/>
        <w:rPr>
          <w:lang w:val="hu-HU"/>
        </w:rPr>
      </w:pPr>
      <w:r>
        <w:rPr>
          <w:lang w:val="hu-HU"/>
        </w:rPr>
        <w:t xml:space="preserve">Csomagoljuk ki a fájlt és keressük meg az </w:t>
      </w:r>
      <w:r w:rsidR="0088175A" w:rsidRPr="005C2CE0">
        <w:rPr>
          <w:lang w:val="hu-HU"/>
        </w:rPr>
        <w:t>ECSlidingViewController</w:t>
      </w:r>
      <w:r w:rsidR="0088175A">
        <w:rPr>
          <w:lang w:val="hu-HU"/>
        </w:rPr>
        <w:t xml:space="preserve"> </w:t>
      </w:r>
      <w:r>
        <w:rPr>
          <w:lang w:val="hu-HU"/>
        </w:rPr>
        <w:t>mappát, Az egész mappát adjuk hozzá a projekthez.</w:t>
      </w:r>
    </w:p>
    <w:p w14:paraId="5C8CF83C" w14:textId="77777777" w:rsidR="00364355" w:rsidRDefault="00364355" w:rsidP="000E7014">
      <w:pPr>
        <w:jc w:val="both"/>
        <w:rPr>
          <w:lang w:val="hu-HU"/>
        </w:rPr>
      </w:pPr>
    </w:p>
    <w:p w14:paraId="271C0E6F" w14:textId="4F39F5D1" w:rsidR="00364355" w:rsidRDefault="00364355" w:rsidP="000E7014">
      <w:pPr>
        <w:jc w:val="both"/>
        <w:rPr>
          <w:lang w:val="hu-HU"/>
        </w:rPr>
      </w:pPr>
    </w:p>
    <w:p w14:paraId="49F6006D" w14:textId="2B10BBFC" w:rsidR="00364355" w:rsidRDefault="00364355" w:rsidP="000E7014">
      <w:pPr>
        <w:jc w:val="both"/>
        <w:rPr>
          <w:lang w:val="hu-HU"/>
        </w:rPr>
      </w:pPr>
    </w:p>
    <w:p w14:paraId="7B1F4CD0" w14:textId="77777777" w:rsidR="00821B80" w:rsidRDefault="00821B80" w:rsidP="000E7014">
      <w:pPr>
        <w:jc w:val="both"/>
        <w:rPr>
          <w:lang w:val="hu-HU"/>
        </w:rPr>
      </w:pPr>
    </w:p>
    <w:p w14:paraId="52CE4171" w14:textId="0B129782" w:rsidR="002A30A7" w:rsidRDefault="00821B80" w:rsidP="000E7014">
      <w:pPr>
        <w:jc w:val="bot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4CAA6E6" wp14:editId="634B0AAD">
            <wp:extent cx="1881893" cy="2250891"/>
            <wp:effectExtent l="0" t="0" r="0" b="1016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15-04-28 at 12.07.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893" cy="22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59E8" w14:textId="77777777" w:rsidR="00821B80" w:rsidRDefault="00821B80" w:rsidP="000E7014">
      <w:pPr>
        <w:jc w:val="both"/>
        <w:rPr>
          <w:lang w:val="hu-HU"/>
        </w:rPr>
      </w:pPr>
    </w:p>
    <w:p w14:paraId="1E84390B" w14:textId="7343937E" w:rsidR="00FB424B" w:rsidRDefault="00FB424B" w:rsidP="000E7014">
      <w:pPr>
        <w:jc w:val="both"/>
        <w:rPr>
          <w:lang w:val="hu-HU"/>
        </w:rPr>
      </w:pPr>
      <w:r>
        <w:rPr>
          <w:lang w:val="hu-HU"/>
        </w:rPr>
        <w:t>Először hozzunk létre egy MenuTableViewController nevű UITableViewControllerből leszármazott osztályt, mely megvalósítja a showMenu metódust. Erre majd a navigáció során lesz szükségünk, hogy az unwingSegue-t be tudjuk kötni.</w:t>
      </w:r>
    </w:p>
    <w:p w14:paraId="35F7C62E" w14:textId="77777777" w:rsidR="00FB424B" w:rsidRDefault="00FB424B" w:rsidP="000E7014">
      <w:pPr>
        <w:jc w:val="both"/>
        <w:rPr>
          <w:lang w:val="hu-HU"/>
        </w:rPr>
      </w:pPr>
    </w:p>
    <w:p w14:paraId="013AFF2A" w14:textId="2085D934" w:rsidR="00FB424B" w:rsidRDefault="00FB424B" w:rsidP="000E7014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49EA516B" wp14:editId="3D42522F">
                <wp:extent cx="5257800" cy="1122892"/>
                <wp:effectExtent l="0" t="0" r="0" b="254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8935C" w14:textId="77777777" w:rsidR="00FB424B" w:rsidRPr="00FB424B" w:rsidRDefault="00FB424B" w:rsidP="00FB424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FB424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import</w:t>
                            </w:r>
                            <w:r w:rsidRPr="00FB424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UIKit</w:t>
                            </w:r>
                          </w:p>
                          <w:p w14:paraId="767A1233" w14:textId="77777777" w:rsidR="00FB424B" w:rsidRPr="00FB424B" w:rsidRDefault="00FB424B" w:rsidP="00FB424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4419304E" w14:textId="77777777" w:rsidR="00FB424B" w:rsidRPr="00FB424B" w:rsidRDefault="00FB424B" w:rsidP="00FB424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FB424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class</w:t>
                            </w:r>
                            <w:r w:rsidRPr="00FB424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MenuTableViewController: </w:t>
                            </w:r>
                            <w:r w:rsidRPr="00FB424B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UITableViewController</w:t>
                            </w:r>
                            <w:r w:rsidRPr="00FB424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</w:t>
                            </w:r>
                          </w:p>
                          <w:p w14:paraId="155EEAE4" w14:textId="77777777" w:rsidR="00FB424B" w:rsidRPr="00FB424B" w:rsidRDefault="00FB424B" w:rsidP="00FB424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7565FC66" w14:textId="77777777" w:rsidR="00FB424B" w:rsidRPr="00FB424B" w:rsidRDefault="00FB424B" w:rsidP="00FB424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FB424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FB424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@IBAction</w:t>
                            </w:r>
                            <w:r w:rsidRPr="00FB424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FB424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FB424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showMenu(seque:</w:t>
                            </w:r>
                            <w:r w:rsidRPr="00FB424B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UIStoryboardSegue</w:t>
                            </w:r>
                            <w:r w:rsidRPr="00FB424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){</w:t>
                            </w:r>
                          </w:p>
                          <w:p w14:paraId="6490D182" w14:textId="77777777" w:rsidR="00FB424B" w:rsidRPr="00FB424B" w:rsidRDefault="00FB424B" w:rsidP="00FB424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FB424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</w:p>
                          <w:p w14:paraId="157DE909" w14:textId="50A603D2" w:rsidR="00FB424B" w:rsidRPr="00FB424B" w:rsidRDefault="00FB424B" w:rsidP="00FB424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FB424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}</w:t>
                            </w:r>
                          </w:p>
                          <w:p w14:paraId="5BB3EC87" w14:textId="1A61B5A5" w:rsidR="00FB424B" w:rsidRPr="00FB424B" w:rsidRDefault="00FB424B" w:rsidP="00FB424B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8"/>
                                <w:szCs w:val="18"/>
                              </w:rPr>
                            </w:pPr>
                            <w:r w:rsidRPr="00FB424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EA516B" id="Text_x0020_Box_x0020_9" o:spid="_x0000_s1037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" fillcolor="#eeece1 [3214]" stroked="f">
                <v:textbox style="mso-fit-shape-to-text:t" inset="2mm,2mm,2mm,2mm">
                  <w:txbxContent>
                    <w:p w14:paraId="5538935C" w14:textId="77777777" w:rsidR="00FB424B" w:rsidRPr="00FB424B" w:rsidRDefault="00FB424B" w:rsidP="00FB424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FB424B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import</w:t>
                      </w:r>
                      <w:r w:rsidRPr="00FB424B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UIKit</w:t>
                      </w:r>
                    </w:p>
                    <w:p w14:paraId="767A1233" w14:textId="77777777" w:rsidR="00FB424B" w:rsidRPr="00FB424B" w:rsidRDefault="00FB424B" w:rsidP="00FB424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</w:p>
                    <w:p w14:paraId="4419304E" w14:textId="77777777" w:rsidR="00FB424B" w:rsidRPr="00FB424B" w:rsidRDefault="00FB424B" w:rsidP="00FB424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FB424B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class</w:t>
                      </w:r>
                      <w:r w:rsidRPr="00FB424B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MenuTableViewController: </w:t>
                      </w:r>
                      <w:r w:rsidRPr="00FB424B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UITableViewController</w:t>
                      </w:r>
                      <w:r w:rsidRPr="00FB424B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</w:t>
                      </w:r>
                    </w:p>
                    <w:p w14:paraId="155EEAE4" w14:textId="77777777" w:rsidR="00FB424B" w:rsidRPr="00FB424B" w:rsidRDefault="00FB424B" w:rsidP="00FB424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</w:p>
                    <w:p w14:paraId="7565FC66" w14:textId="77777777" w:rsidR="00FB424B" w:rsidRPr="00FB424B" w:rsidRDefault="00FB424B" w:rsidP="00FB424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FB424B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FB424B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@IBAction</w:t>
                      </w:r>
                      <w:r w:rsidRPr="00FB424B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FB424B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FB424B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showMenu(seque:</w:t>
                      </w:r>
                      <w:r w:rsidRPr="00FB424B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UIStoryboardSegue</w:t>
                      </w:r>
                      <w:r w:rsidRPr="00FB424B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){</w:t>
                      </w:r>
                    </w:p>
                    <w:p w14:paraId="6490D182" w14:textId="77777777" w:rsidR="00FB424B" w:rsidRPr="00FB424B" w:rsidRDefault="00FB424B" w:rsidP="00FB424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FB424B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</w:p>
                    <w:p w14:paraId="157DE909" w14:textId="50A603D2" w:rsidR="00FB424B" w:rsidRPr="00FB424B" w:rsidRDefault="00FB424B" w:rsidP="00FB424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FB424B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}</w:t>
                      </w:r>
                    </w:p>
                    <w:p w14:paraId="5BB3EC87" w14:textId="1A61B5A5" w:rsidR="00FB424B" w:rsidRPr="00FB424B" w:rsidRDefault="00FB424B" w:rsidP="00FB424B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8"/>
                          <w:szCs w:val="18"/>
                        </w:rPr>
                      </w:pPr>
                      <w:r w:rsidRPr="00FB424B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DAAAE8" w14:textId="77777777" w:rsidR="00FB424B" w:rsidRDefault="00FB424B" w:rsidP="000E7014">
      <w:pPr>
        <w:jc w:val="both"/>
        <w:rPr>
          <w:lang w:val="hu-HU"/>
        </w:rPr>
      </w:pPr>
    </w:p>
    <w:p w14:paraId="46253C65" w14:textId="77777777" w:rsidR="00954980" w:rsidRDefault="00FB424B" w:rsidP="000E7014">
      <w:pPr>
        <w:jc w:val="both"/>
        <w:rPr>
          <w:lang w:val="hu-HU"/>
        </w:rPr>
      </w:pPr>
      <w:r>
        <w:rPr>
          <w:lang w:val="hu-HU"/>
        </w:rPr>
        <w:t>Nyissuk meg a storyboardot és</w:t>
      </w:r>
      <w:r w:rsidR="00954980">
        <w:rPr>
          <w:lang w:val="hu-HU"/>
        </w:rPr>
        <w:t xml:space="preserve"> adjunk hozzá egy TableViewControllert.</w:t>
      </w:r>
    </w:p>
    <w:p w14:paraId="4D0DF28A" w14:textId="67F9B23E" w:rsidR="00954980" w:rsidRDefault="00954980" w:rsidP="000E7014">
      <w:pPr>
        <w:jc w:val="both"/>
        <w:rPr>
          <w:lang w:val="hu-HU"/>
        </w:rPr>
      </w:pPr>
      <w:r>
        <w:rPr>
          <w:lang w:val="hu-HU"/>
        </w:rPr>
        <w:t>Állítsuk be a Custom Class szekcióban, hogy MenuTableViewController legyen.</w:t>
      </w:r>
    </w:p>
    <w:p w14:paraId="724CC348" w14:textId="6028E432" w:rsidR="00954980" w:rsidRDefault="00954980" w:rsidP="000E7014">
      <w:pPr>
        <w:jc w:val="both"/>
        <w:rPr>
          <w:lang w:val="hu-HU"/>
        </w:rPr>
      </w:pPr>
      <w:r>
        <w:rPr>
          <w:lang w:val="hu-HU"/>
        </w:rPr>
        <w:t>A TableView-t kiválasztva állítsuk át a Content-et Static Cellsre, majd adjunk hozzá 3 cellát ahogy a képen is látható!</w:t>
      </w:r>
    </w:p>
    <w:p w14:paraId="6C6E57BD" w14:textId="77777777" w:rsidR="00954980" w:rsidRDefault="00954980" w:rsidP="000E7014">
      <w:pPr>
        <w:jc w:val="both"/>
        <w:rPr>
          <w:lang w:val="hu-HU"/>
        </w:rPr>
      </w:pPr>
    </w:p>
    <w:p w14:paraId="4500DC3D" w14:textId="644560A3" w:rsidR="00954980" w:rsidRDefault="00954980" w:rsidP="000E7014">
      <w:pPr>
        <w:jc w:val="both"/>
        <w:rPr>
          <w:lang w:val="hu-HU"/>
        </w:rPr>
      </w:pPr>
      <w:r>
        <w:rPr>
          <w:noProof/>
        </w:rPr>
        <w:drawing>
          <wp:inline distT="0" distB="0" distL="0" distR="0" wp14:anchorId="54994360" wp14:editId="4F4425FF">
            <wp:extent cx="2451735" cy="2792254"/>
            <wp:effectExtent l="0" t="0" r="1206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5-12-01 at 23.14.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705" cy="27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4DDE" w14:textId="77777777" w:rsidR="00DC3857" w:rsidRDefault="00DC3857" w:rsidP="000E7014">
      <w:pPr>
        <w:jc w:val="both"/>
        <w:rPr>
          <w:lang w:val="hu-HU"/>
        </w:rPr>
      </w:pPr>
    </w:p>
    <w:p w14:paraId="3C5C9A5A" w14:textId="2BB8A334" w:rsidR="002572E6" w:rsidRDefault="002572E6" w:rsidP="000E7014">
      <w:pPr>
        <w:jc w:val="both"/>
        <w:rPr>
          <w:lang w:val="hu-HU"/>
        </w:rPr>
      </w:pPr>
      <w:r>
        <w:rPr>
          <w:lang w:val="hu-HU"/>
        </w:rPr>
        <w:t>Állítsuk be a MenuTableViewController StoryboardID-jét TableViewController-re!</w:t>
      </w:r>
    </w:p>
    <w:p w14:paraId="00CF4C8E" w14:textId="77777777" w:rsidR="002572E6" w:rsidRDefault="002572E6" w:rsidP="000E7014">
      <w:pPr>
        <w:jc w:val="both"/>
        <w:rPr>
          <w:lang w:val="hu-HU"/>
        </w:rPr>
      </w:pPr>
    </w:p>
    <w:p w14:paraId="3EC9063A" w14:textId="51D14AB0" w:rsidR="002572E6" w:rsidRDefault="002572E6" w:rsidP="000E7014">
      <w:pPr>
        <w:jc w:val="both"/>
        <w:rPr>
          <w:lang w:val="hu-HU"/>
        </w:rPr>
      </w:pPr>
      <w:r>
        <w:rPr>
          <w:noProof/>
        </w:rPr>
        <w:drawing>
          <wp:inline distT="0" distB="0" distL="0" distR="0" wp14:anchorId="652B31BB" wp14:editId="4A29968E">
            <wp:extent cx="3366135" cy="1387635"/>
            <wp:effectExtent l="0" t="0" r="1206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5-12-01 at 23.31.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998" cy="139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BD88" w14:textId="77777777" w:rsidR="002572E6" w:rsidRDefault="002572E6" w:rsidP="000E7014">
      <w:pPr>
        <w:jc w:val="both"/>
        <w:rPr>
          <w:lang w:val="hu-HU"/>
        </w:rPr>
      </w:pPr>
    </w:p>
    <w:p w14:paraId="08C01000" w14:textId="0562DA47" w:rsidR="00DC3857" w:rsidRDefault="00DC3857" w:rsidP="000E7014">
      <w:pPr>
        <w:jc w:val="both"/>
        <w:rPr>
          <w:lang w:val="hu-HU"/>
        </w:rPr>
      </w:pPr>
      <w:r>
        <w:rPr>
          <w:lang w:val="hu-HU"/>
        </w:rPr>
        <w:t xml:space="preserve">Ezután adjunk hozzá egy újabb ViewControllert, ami </w:t>
      </w:r>
      <w:r w:rsidR="002572E6" w:rsidRPr="002572E6">
        <w:rPr>
          <w:lang w:val="hu-HU"/>
        </w:rPr>
        <w:t>ECSlidingViewController</w:t>
      </w:r>
      <w:r w:rsidR="002572E6">
        <w:rPr>
          <w:lang w:val="hu-HU"/>
        </w:rPr>
        <w:t xml:space="preserve"> legyen. Állítsuk be, hogy ez a komponens legyen a kezdő, azaz Initial View Controller!</w:t>
      </w:r>
    </w:p>
    <w:p w14:paraId="69BFE9F3" w14:textId="77777777" w:rsidR="00DC3857" w:rsidRDefault="00DC3857" w:rsidP="000E7014">
      <w:pPr>
        <w:jc w:val="both"/>
        <w:rPr>
          <w:lang w:val="hu-HU"/>
        </w:rPr>
      </w:pPr>
    </w:p>
    <w:p w14:paraId="0D7D81FD" w14:textId="74E33EB3" w:rsidR="00843462" w:rsidRDefault="002572E6" w:rsidP="000E7014">
      <w:pPr>
        <w:jc w:val="both"/>
        <w:rPr>
          <w:lang w:val="hu-HU"/>
        </w:rPr>
      </w:pPr>
      <w:r>
        <w:rPr>
          <w:lang w:val="hu-HU"/>
        </w:rPr>
        <w:t>Á</w:t>
      </w:r>
      <w:r w:rsidR="00FB424B">
        <w:rPr>
          <w:lang w:val="hu-HU"/>
        </w:rPr>
        <w:t>gyazzuk be a ViewControllert egy NavigationControllerbe, majd adjunk hozzá egy BarButtonItem-et Menu felirattal</w:t>
      </w:r>
      <w:r w:rsidR="00954980">
        <w:rPr>
          <w:lang w:val="hu-HU"/>
        </w:rPr>
        <w:t>.</w:t>
      </w:r>
      <w:r w:rsidR="00FB424B">
        <w:rPr>
          <w:lang w:val="hu-HU"/>
        </w:rPr>
        <w:t xml:space="preserve"> </w:t>
      </w:r>
    </w:p>
    <w:p w14:paraId="09DF9ED1" w14:textId="68BC5FD4" w:rsidR="00954980" w:rsidRDefault="00954980" w:rsidP="000E7014">
      <w:pPr>
        <w:jc w:val="both"/>
        <w:rPr>
          <w:lang w:val="hu-HU"/>
        </w:rPr>
      </w:pPr>
      <w:r>
        <w:rPr>
          <w:lang w:val="hu-HU"/>
        </w:rPr>
        <w:t>Duplikáljuk kétszer egymás után a ViewControlert és a NavigationControllert az Edit/Duplicate funkció haszánlatával.</w:t>
      </w:r>
    </w:p>
    <w:p w14:paraId="68883082" w14:textId="77777777" w:rsidR="00954980" w:rsidRDefault="00954980" w:rsidP="000E7014">
      <w:pPr>
        <w:jc w:val="both"/>
        <w:rPr>
          <w:lang w:val="hu-HU"/>
        </w:rPr>
      </w:pPr>
    </w:p>
    <w:p w14:paraId="1DB545E6" w14:textId="1AC950EE" w:rsidR="00954980" w:rsidRDefault="00954980" w:rsidP="000E7014">
      <w:pPr>
        <w:jc w:val="both"/>
        <w:rPr>
          <w:lang w:val="hu-HU"/>
        </w:rPr>
      </w:pPr>
      <w:r>
        <w:rPr>
          <w:noProof/>
        </w:rPr>
        <w:drawing>
          <wp:inline distT="0" distB="0" distL="0" distR="0" wp14:anchorId="38327162" wp14:editId="5C87934C">
            <wp:extent cx="3023235" cy="18657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5-12-01 at 23.18.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169" cy="187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D036" w14:textId="77777777" w:rsidR="00FB424B" w:rsidRDefault="00FB424B" w:rsidP="000E7014">
      <w:pPr>
        <w:jc w:val="both"/>
        <w:rPr>
          <w:lang w:val="hu-HU"/>
        </w:rPr>
      </w:pPr>
    </w:p>
    <w:p w14:paraId="489F8F93" w14:textId="2C53E866" w:rsidR="002572E6" w:rsidRDefault="00954980" w:rsidP="000E7014">
      <w:pPr>
        <w:jc w:val="both"/>
        <w:rPr>
          <w:lang w:val="hu-HU"/>
        </w:rPr>
      </w:pPr>
      <w:r>
        <w:rPr>
          <w:lang w:val="hu-HU"/>
        </w:rPr>
        <w:t xml:space="preserve">Az így létrejött 3 NavigationControllert kössük be </w:t>
      </w:r>
      <w:r w:rsidR="00DC3857">
        <w:rPr>
          <w:lang w:val="hu-HU"/>
        </w:rPr>
        <w:t>a TableView egyes celláihoz egy-egy sliding segue-el.</w:t>
      </w:r>
    </w:p>
    <w:p w14:paraId="5E74F9C9" w14:textId="77777777" w:rsidR="002572E6" w:rsidRDefault="002572E6" w:rsidP="000E7014">
      <w:pPr>
        <w:jc w:val="both"/>
        <w:rPr>
          <w:lang w:val="hu-HU"/>
        </w:rPr>
      </w:pPr>
    </w:p>
    <w:p w14:paraId="20B28FA7" w14:textId="1B5ECCF2" w:rsidR="00DC3857" w:rsidRDefault="00DC3857" w:rsidP="000E7014">
      <w:pPr>
        <w:jc w:val="both"/>
        <w:rPr>
          <w:lang w:val="hu-HU"/>
        </w:rPr>
      </w:pPr>
      <w:r>
        <w:rPr>
          <w:lang w:val="hu-HU"/>
        </w:rPr>
        <w:t>A 3 ViewControllerben állítsuk be a RestorationID-ket a celláknak megfelelően. Ha a menüben Trabant volt a cella szövege, akkor az ahhoz tartozó ViewControllerben is legyen Trabant a RestorationID!</w:t>
      </w:r>
    </w:p>
    <w:p w14:paraId="35C68165" w14:textId="77777777" w:rsidR="00DC3857" w:rsidRDefault="00DC3857" w:rsidP="000E7014">
      <w:pPr>
        <w:jc w:val="both"/>
        <w:rPr>
          <w:lang w:val="hu-HU"/>
        </w:rPr>
      </w:pPr>
    </w:p>
    <w:p w14:paraId="1EE91DCF" w14:textId="79FD1930" w:rsidR="00DC3857" w:rsidRDefault="00DC3857" w:rsidP="000E7014">
      <w:pPr>
        <w:jc w:val="both"/>
        <w:rPr>
          <w:lang w:val="hu-HU"/>
        </w:rPr>
      </w:pPr>
      <w:r>
        <w:rPr>
          <w:noProof/>
        </w:rPr>
        <w:drawing>
          <wp:inline distT="0" distB="0" distL="0" distR="0" wp14:anchorId="7DBC48BC" wp14:editId="6433194D">
            <wp:extent cx="2887133" cy="1928452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5-12-01 at 23.22.58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1"/>
                    <a:stretch/>
                  </pic:blipFill>
                  <pic:spPr bwMode="auto">
                    <a:xfrm>
                      <a:off x="0" y="0"/>
                      <a:ext cx="2899407" cy="19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ABEF9" w14:textId="77777777" w:rsidR="00954980" w:rsidRDefault="00954980" w:rsidP="000E7014">
      <w:pPr>
        <w:jc w:val="both"/>
        <w:rPr>
          <w:lang w:val="hu-HU"/>
        </w:rPr>
      </w:pPr>
    </w:p>
    <w:p w14:paraId="175E9CEE" w14:textId="771272D3" w:rsidR="00DC3857" w:rsidRDefault="00DC3857" w:rsidP="000E7014">
      <w:pPr>
        <w:jc w:val="both"/>
        <w:rPr>
          <w:lang w:val="hu-HU"/>
        </w:rPr>
      </w:pPr>
      <w:r>
        <w:rPr>
          <w:lang w:val="hu-HU"/>
        </w:rPr>
        <w:lastRenderedPageBreak/>
        <w:t>Ezután állítsuk be az Unwind segue-eket a három ViewControllerben a Menü gombhoz.</w:t>
      </w:r>
    </w:p>
    <w:p w14:paraId="19CBFB25" w14:textId="77777777" w:rsidR="00DC3857" w:rsidRDefault="00DC3857" w:rsidP="000E7014">
      <w:pPr>
        <w:jc w:val="both"/>
        <w:rPr>
          <w:lang w:val="hu-HU"/>
        </w:rPr>
      </w:pPr>
    </w:p>
    <w:p w14:paraId="416E82E6" w14:textId="73082AC5" w:rsidR="00DC3857" w:rsidRDefault="00DC3857" w:rsidP="000E7014">
      <w:pPr>
        <w:jc w:val="both"/>
        <w:rPr>
          <w:lang w:val="hu-HU"/>
        </w:rPr>
      </w:pPr>
      <w:r>
        <w:rPr>
          <w:noProof/>
        </w:rPr>
        <w:drawing>
          <wp:inline distT="0" distB="0" distL="0" distR="0" wp14:anchorId="1B5DB1F8" wp14:editId="1BFC7F36">
            <wp:extent cx="2607894" cy="181356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5-12-01 at 23.25.40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67" t="46012" r="34457" b="30095"/>
                    <a:stretch/>
                  </pic:blipFill>
                  <pic:spPr bwMode="auto">
                    <a:xfrm>
                      <a:off x="0" y="0"/>
                      <a:ext cx="2613419" cy="181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716E7" w14:textId="77777777" w:rsidR="00DC3857" w:rsidRDefault="00DC3857" w:rsidP="000E7014">
      <w:pPr>
        <w:jc w:val="both"/>
        <w:rPr>
          <w:lang w:val="hu-HU"/>
        </w:rPr>
      </w:pPr>
    </w:p>
    <w:p w14:paraId="2E2FC475" w14:textId="77973C24" w:rsidR="00DC3857" w:rsidRDefault="002572E6" w:rsidP="000E7014">
      <w:pPr>
        <w:jc w:val="both"/>
        <w:rPr>
          <w:lang w:val="hu-HU"/>
        </w:rPr>
      </w:pPr>
      <w:r>
        <w:rPr>
          <w:lang w:val="hu-HU"/>
        </w:rPr>
        <w:t>A Wartburghoz tartozó NavigationController StoryboardID-jét állítsuk FirstViewController-re.</w:t>
      </w:r>
    </w:p>
    <w:p w14:paraId="2A075D69" w14:textId="77777777" w:rsidR="002572E6" w:rsidRDefault="002572E6" w:rsidP="000E7014">
      <w:pPr>
        <w:jc w:val="both"/>
        <w:rPr>
          <w:lang w:val="hu-HU"/>
        </w:rPr>
      </w:pPr>
    </w:p>
    <w:p w14:paraId="7FEB175A" w14:textId="2E67B091" w:rsidR="002572E6" w:rsidRDefault="002572E6" w:rsidP="000E7014">
      <w:pPr>
        <w:jc w:val="both"/>
        <w:rPr>
          <w:lang w:val="hu-HU"/>
        </w:rPr>
      </w:pPr>
      <w:r>
        <w:rPr>
          <w:lang w:val="hu-HU"/>
        </w:rPr>
        <w:t xml:space="preserve">Végül térjünk vissza a </w:t>
      </w:r>
      <w:r w:rsidRPr="002572E6">
        <w:rPr>
          <w:lang w:val="hu-HU"/>
        </w:rPr>
        <w:t>ECSlidingViewController</w:t>
      </w:r>
      <w:r>
        <w:rPr>
          <w:lang w:val="hu-HU"/>
        </w:rPr>
        <w:t>-hez és adjunk hozzá két String típusú User Defined Runtime Attribute-ot (</w:t>
      </w:r>
      <w:r w:rsidRPr="002572E6">
        <w:rPr>
          <w:lang w:val="hu-HU"/>
        </w:rPr>
        <w:t>topViewControllerStoryboardId</w:t>
      </w:r>
      <w:r>
        <w:rPr>
          <w:lang w:val="hu-HU"/>
        </w:rPr>
        <w:t xml:space="preserve">, </w:t>
      </w:r>
      <w:r w:rsidRPr="002572E6">
        <w:rPr>
          <w:lang w:val="hu-HU"/>
        </w:rPr>
        <w:t>underLeftViewControllerStoryboardId</w:t>
      </w:r>
      <w:r>
        <w:rPr>
          <w:lang w:val="hu-HU"/>
        </w:rPr>
        <w:t>) a megfelelő értékekkel :</w:t>
      </w:r>
    </w:p>
    <w:p w14:paraId="34850D50" w14:textId="77777777" w:rsidR="002572E6" w:rsidRDefault="002572E6" w:rsidP="000E7014">
      <w:pPr>
        <w:jc w:val="both"/>
        <w:rPr>
          <w:lang w:val="hu-HU"/>
        </w:rPr>
      </w:pPr>
    </w:p>
    <w:p w14:paraId="4D8D9CA4" w14:textId="5A83EC70" w:rsidR="002572E6" w:rsidRDefault="002572E6" w:rsidP="000E7014">
      <w:pPr>
        <w:jc w:val="both"/>
        <w:rPr>
          <w:lang w:val="hu-HU"/>
        </w:rPr>
      </w:pPr>
      <w:r>
        <w:rPr>
          <w:noProof/>
        </w:rPr>
        <w:drawing>
          <wp:inline distT="0" distB="0" distL="0" distR="0" wp14:anchorId="12126E44" wp14:editId="71AC7766">
            <wp:extent cx="5270500" cy="353568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5-12-01 at 23.37.4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8E19" w14:textId="77777777" w:rsidR="00DC3857" w:rsidRDefault="00DC3857" w:rsidP="000E7014">
      <w:pPr>
        <w:jc w:val="both"/>
        <w:rPr>
          <w:lang w:val="hu-HU"/>
        </w:rPr>
      </w:pPr>
    </w:p>
    <w:p w14:paraId="7BD15B16" w14:textId="3AFA78C4" w:rsidR="00A3753B" w:rsidRDefault="00A3753B" w:rsidP="000E7014">
      <w:pPr>
        <w:jc w:val="both"/>
        <w:rPr>
          <w:lang w:val="hu-HU"/>
        </w:rPr>
      </w:pPr>
      <w:r>
        <w:rPr>
          <w:lang w:val="hu-HU"/>
        </w:rPr>
        <w:t xml:space="preserve">Már van menünk, de a többi </w:t>
      </w:r>
      <w:r w:rsidR="00FB424B">
        <w:rPr>
          <w:lang w:val="hu-HU"/>
        </w:rPr>
        <w:t>nézetekhez</w:t>
      </w:r>
      <w:r>
        <w:rPr>
          <w:lang w:val="hu-HU"/>
        </w:rPr>
        <w:t xml:space="preserve"> nincs képünk. Ezt orvosolandó, </w:t>
      </w:r>
      <w:r w:rsidR="00FB424B">
        <w:rPr>
          <w:lang w:val="hu-HU"/>
        </w:rPr>
        <w:t>egészítsük ki a ViewController viewDidLoad metódusát!</w:t>
      </w:r>
    </w:p>
    <w:p w14:paraId="20D3B5DB" w14:textId="31763270" w:rsidR="009327E3" w:rsidRDefault="00A3753B" w:rsidP="000E7014">
      <w:pPr>
        <w:jc w:val="both"/>
        <w:rPr>
          <w:lang w:val="hu-HU"/>
        </w:rPr>
      </w:pPr>
      <w:r w:rsidRPr="00117B36">
        <w:rPr>
          <w:noProof/>
        </w:rPr>
        <w:lastRenderedPageBreak/>
        <mc:AlternateContent>
          <mc:Choice Requires="wps">
            <w:drawing>
              <wp:inline distT="0" distB="0" distL="0" distR="0" wp14:anchorId="2BF98AF8" wp14:editId="26E46C93">
                <wp:extent cx="5257800" cy="5827607"/>
                <wp:effectExtent l="0" t="0" r="0" b="0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582760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94CAA1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override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viewDidLoad() {</w:t>
                            </w:r>
                          </w:p>
                          <w:p w14:paraId="642E5941" w14:textId="45C2FE83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super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viewDidLoad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6122F97D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</w:p>
                          <w:p w14:paraId="0539D0EE" w14:textId="4BC7560B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let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restorationID =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restorationIdentifier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!        </w:t>
                            </w:r>
                          </w:p>
                          <w:p w14:paraId="1610FD26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switch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restorationID {</w:t>
                            </w:r>
                          </w:p>
                          <w:p w14:paraId="24CC679C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case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r w:rsidRPr="00C5587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"Wartburg"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:</w:t>
                            </w:r>
                          </w:p>
                          <w:p w14:paraId="50AF861E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view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backgroundColor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</w:t>
                            </w:r>
                          </w:p>
                          <w:p w14:paraId="78B8FA72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UIColor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(red:</w:t>
                            </w:r>
                            <w:r w:rsidRPr="00C5587D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0.13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, green:</w:t>
                            </w:r>
                            <w:r w:rsidRPr="00C5587D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0.14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, blue:</w:t>
                            </w:r>
                            <w:r w:rsidRPr="00C5587D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0.15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, alpha:</w:t>
                            </w:r>
                            <w:r w:rsidRPr="00C5587D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1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6B6CE78A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imageUrl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</w:t>
                            </w:r>
                          </w:p>
                          <w:p w14:paraId="393CB13F" w14:textId="277F0E6B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NSURL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(string: </w:t>
                            </w:r>
                          </w:p>
                          <w:p w14:paraId="4BFB8A59" w14:textId="5058F3D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  <w:t xml:space="preserve">  </w:t>
                            </w:r>
                            <w:r w:rsidRPr="00C5587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"http://www.fortepan.hu/_photo/display/28268.jpg"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0BF763DC" w14:textId="3DF97EB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contentUrl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</w:t>
                            </w:r>
                          </w:p>
                          <w:p w14:paraId="39374EE1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NSURL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(string:</w:t>
                            </w:r>
                          </w:p>
                          <w:p w14:paraId="2CBE9523" w14:textId="57F1E64C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  <w:t xml:space="preserve"> </w:t>
                            </w:r>
                            <w:r w:rsidRPr="00C5587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"http://www.fortepan.hu/_photo/download/fortepan_28268.jpg"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266C2B9E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case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r w:rsidRPr="00C5587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"Trabant"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:</w:t>
                            </w:r>
                          </w:p>
                          <w:p w14:paraId="1ED22651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view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backgroundColor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</w:t>
                            </w:r>
                          </w:p>
                          <w:p w14:paraId="7F14A3B3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UIColor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(red:</w:t>
                            </w:r>
                            <w:r w:rsidRPr="00C5587D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0.95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, green:</w:t>
                            </w:r>
                            <w:r w:rsidRPr="00C5587D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0.95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, blue:</w:t>
                            </w:r>
                            <w:r w:rsidRPr="00C5587D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0.95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, alpha:</w:t>
                            </w:r>
                            <w:r w:rsidRPr="00C5587D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1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55D905A8" w14:textId="761CE093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imageUrl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</w:t>
                            </w:r>
                          </w:p>
                          <w:p w14:paraId="59886606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NSURL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(string:  </w:t>
                            </w:r>
                          </w:p>
                          <w:p w14:paraId="01BAF326" w14:textId="173C761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"http://www.fortepan.hu/_photo/display/74394.jpg"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7C0EA89B" w14:textId="058B0209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contentUrl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</w:t>
                            </w:r>
                          </w:p>
                          <w:p w14:paraId="69A7524C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NSURL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(string:</w:t>
                            </w:r>
                          </w:p>
                          <w:p w14:paraId="59673E2B" w14:textId="3847DCE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  <w:t xml:space="preserve"> </w:t>
                            </w:r>
                            <w:r w:rsidRPr="00C5587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"http://www.fortepan.hu/_photo/download/fortepan_74394.jpg"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68C8CBC3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case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r w:rsidRPr="00C5587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"Moszkvics"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:</w:t>
                            </w:r>
                          </w:p>
                          <w:p w14:paraId="7A3DF75D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view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backgroundColor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</w:t>
                            </w:r>
                          </w:p>
                          <w:p w14:paraId="3647B0D5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UIColor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(red:</w:t>
                            </w:r>
                            <w:r w:rsidRPr="00C5587D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0.8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, green:</w:t>
                            </w:r>
                            <w:r w:rsidRPr="00C5587D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0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, blue:</w:t>
                            </w:r>
                            <w:r w:rsidRPr="00C5587D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0.48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, alpha:</w:t>
                            </w:r>
                            <w:r w:rsidRPr="00C5587D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1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6987F409" w14:textId="49291360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imageUrl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</w:t>
                            </w:r>
                          </w:p>
                          <w:p w14:paraId="50F96117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NSURL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(string: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</w:p>
                          <w:p w14:paraId="7A90B9DC" w14:textId="7AD513DB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  <w:t xml:space="preserve"> </w:t>
                            </w:r>
                            <w:r w:rsidRPr="00C5587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"http://www.fortepan.hu/_photo/display/16022.jpg"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0C790D1F" w14:textId="40C56D29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contentUrl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</w:t>
                            </w:r>
                          </w:p>
                          <w:p w14:paraId="70F98C7E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NSURL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(string: </w:t>
                            </w:r>
                          </w:p>
                          <w:p w14:paraId="6510A14E" w14:textId="12D46FE3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  <w:t xml:space="preserve"> </w:t>
                            </w:r>
                            <w:r w:rsidRPr="00C5587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"http://www.fortepan.hu/_photo/download/fortepan_16022.jpg"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4A09272B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default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:</w:t>
                            </w:r>
                          </w:p>
                          <w:p w14:paraId="5C3083CC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break</w:t>
                            </w:r>
                          </w:p>
                          <w:p w14:paraId="4C3D0785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}</w:t>
                            </w:r>
                          </w:p>
                          <w:p w14:paraId="5C564E0F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</w:p>
                          <w:p w14:paraId="3962ECDA" w14:textId="77777777" w:rsid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imageView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UIImageView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(frame: </w:t>
                            </w:r>
                          </w:p>
                          <w:p w14:paraId="75FD7FFF" w14:textId="2325404A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CGRectMake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view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bounds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origin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x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view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bounds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origin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y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view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bounds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size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width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C5587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view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bounds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size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height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/</w:t>
                            </w:r>
                            <w:r w:rsidRPr="00C5587D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</w:rPr>
                              <w:t>2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))</w:t>
                            </w:r>
                          </w:p>
                          <w:p w14:paraId="19243EB8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imageView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contentMode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UIViewContentMode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ScaleAspectFit</w:t>
                            </w:r>
                          </w:p>
                          <w:p w14:paraId="1E86CDAC" w14:textId="77777777" w:rsidR="00C5587D" w:rsidRPr="00C5587D" w:rsidRDefault="00C5587D" w:rsidP="00C5587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C5587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imageView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!.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backgroundColor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C5587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UIColor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C5587D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blackColor</w:t>
                            </w:r>
                            <w:r w:rsidRPr="00C5587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6D139556" w14:textId="77777777" w:rsidR="00406E56" w:rsidRPr="00C5587D" w:rsidRDefault="00406E56" w:rsidP="00A3753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F98AF8" id="Text_x0020_Box_x0020_80" o:spid="_x0000_s1038" type="#_x0000_t202" style="width:414pt;height:45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" fillcolor="#eeece1 [3214]" stroked="f">
                <v:textbox inset="2mm,2mm,2mm,2mm">
                  <w:txbxContent>
                    <w:p w14:paraId="2194CAA1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override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viewDidLoad() {</w:t>
                      </w:r>
                    </w:p>
                    <w:p w14:paraId="642E5941" w14:textId="45C2FE83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super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viewDidLoad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6122F97D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</w:p>
                    <w:p w14:paraId="0539D0EE" w14:textId="4BC7560B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let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restorationID =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restorationIdentifier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!        </w:t>
                      </w:r>
                    </w:p>
                    <w:p w14:paraId="1610FD26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switch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restorationID {</w:t>
                      </w:r>
                    </w:p>
                    <w:p w14:paraId="24CC679C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case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  <w:r w:rsidRPr="00C5587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"Wartburg"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:</w:t>
                      </w:r>
                    </w:p>
                    <w:p w14:paraId="50AF861E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view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backgroundColor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</w:t>
                      </w:r>
                    </w:p>
                    <w:p w14:paraId="78B8FA72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UIColor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(red:</w:t>
                      </w:r>
                      <w:r w:rsidRPr="00C5587D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0.13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, green:</w:t>
                      </w:r>
                      <w:r w:rsidRPr="00C5587D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0.14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, blue:</w:t>
                      </w:r>
                      <w:r w:rsidRPr="00C5587D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0.15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, alpha:</w:t>
                      </w:r>
                      <w:r w:rsidRPr="00C5587D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1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6B6CE78A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imageUrl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</w:t>
                      </w:r>
                    </w:p>
                    <w:p w14:paraId="393CB13F" w14:textId="277F0E6B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NSURL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(string: </w:t>
                      </w:r>
                    </w:p>
                    <w:p w14:paraId="4BFB8A59" w14:textId="5058F3D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  <w:t xml:space="preserve">  </w:t>
                      </w:r>
                      <w:r w:rsidRPr="00C5587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"http://www.fortepan.hu/_photo/display/28268.jpg"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0BF763DC" w14:textId="3DF97EB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contentUrl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</w:t>
                      </w:r>
                    </w:p>
                    <w:p w14:paraId="39374EE1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NSURL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(string:</w:t>
                      </w:r>
                    </w:p>
                    <w:p w14:paraId="2CBE9523" w14:textId="57F1E64C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  <w:r w:rsidRPr="00C5587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"http://www.fortepan.hu/_photo/download/fortepan_28268.jpg"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266C2B9E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case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  <w:r w:rsidRPr="00C5587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"Trabant"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:</w:t>
                      </w:r>
                    </w:p>
                    <w:p w14:paraId="1ED22651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view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backgroundColor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</w:t>
                      </w:r>
                    </w:p>
                    <w:p w14:paraId="7F14A3B3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UIColor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(red:</w:t>
                      </w:r>
                      <w:r w:rsidRPr="00C5587D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0.95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, green:</w:t>
                      </w:r>
                      <w:r w:rsidRPr="00C5587D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0.95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, blue:</w:t>
                      </w:r>
                      <w:r w:rsidRPr="00C5587D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0.95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, alpha:</w:t>
                      </w:r>
                      <w:r w:rsidRPr="00C5587D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1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55D905A8" w14:textId="761CE093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imageUrl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</w:t>
                      </w:r>
                    </w:p>
                    <w:p w14:paraId="59886606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NSURL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(string: 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</w:p>
                    <w:p w14:paraId="01BAF326" w14:textId="173C761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   </w:t>
                      </w:r>
                      <w:r w:rsidRPr="00C5587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"http://www.fortepan.hu/_photo/display/74394.jpg"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7C0EA89B" w14:textId="058B0209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contentUrl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</w:t>
                      </w:r>
                    </w:p>
                    <w:p w14:paraId="69A7524C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NSURL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(string:</w:t>
                      </w:r>
                    </w:p>
                    <w:p w14:paraId="59673E2B" w14:textId="3847DCE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  <w:r w:rsidRPr="00C5587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"http://www.fortepan.hu/_photo/download/fortepan_74394.jpg"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68C8CBC3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case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  <w:r w:rsidRPr="00C5587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"Moszkvics"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:</w:t>
                      </w:r>
                    </w:p>
                    <w:p w14:paraId="7A3DF75D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view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backgroundColor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</w:t>
                      </w:r>
                    </w:p>
                    <w:p w14:paraId="3647B0D5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UIColor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(red:</w:t>
                      </w:r>
                      <w:r w:rsidRPr="00C5587D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0.8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, green:</w:t>
                      </w:r>
                      <w:r w:rsidRPr="00C5587D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0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, blue:</w:t>
                      </w:r>
                      <w:r w:rsidRPr="00C5587D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0.48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, alpha:</w:t>
                      </w:r>
                      <w:r w:rsidRPr="00C5587D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1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6987F409" w14:textId="49291360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imageUrl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</w:t>
                      </w:r>
                    </w:p>
                    <w:p w14:paraId="50F96117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NSURL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(string: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</w:p>
                    <w:p w14:paraId="7A90B9DC" w14:textId="7AD513DB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  <w:t xml:space="preserve"> </w:t>
                      </w:r>
                      <w:r w:rsidRPr="00C5587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"http://www.fortepan.hu/_photo/display/16022.jpg"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0C790D1F" w14:textId="40C56D29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contentUrl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</w:t>
                      </w:r>
                    </w:p>
                    <w:p w14:paraId="70F98C7E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NSURL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(string: </w:t>
                      </w:r>
                    </w:p>
                    <w:p w14:paraId="6510A14E" w14:textId="12D46FE3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  <w:t xml:space="preserve"> </w:t>
                      </w:r>
                      <w:r w:rsidRPr="00C5587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"http://www.fortepan.hu/_photo/download/fortepan_16022.jpg"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4A09272B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default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:</w:t>
                      </w:r>
                    </w:p>
                    <w:p w14:paraId="5C3083CC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break</w:t>
                      </w:r>
                    </w:p>
                    <w:p w14:paraId="4C3D0785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}</w:t>
                      </w:r>
                    </w:p>
                    <w:p w14:paraId="5C564E0F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</w:p>
                    <w:p w14:paraId="3962ECDA" w14:textId="77777777" w:rsid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C5587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imageView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UIImageView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(frame: </w:t>
                      </w:r>
                    </w:p>
                    <w:p w14:paraId="75FD7FFF" w14:textId="2325404A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C5587D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CGRectMake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view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bounds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origin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x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view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bounds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origin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y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view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bounds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size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width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r w:rsidRPr="00C5587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view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bounds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size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height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/</w:t>
                      </w:r>
                      <w:r w:rsidRPr="00C5587D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</w:rPr>
                        <w:t>2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))</w:t>
                      </w:r>
                    </w:p>
                    <w:p w14:paraId="19243EB8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C5587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imageView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contentMode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UIViewContentMode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ScaleAspectFit</w:t>
                      </w:r>
                    </w:p>
                    <w:p w14:paraId="1E86CDAC" w14:textId="77777777" w:rsidR="00C5587D" w:rsidRPr="00C5587D" w:rsidRDefault="00C5587D" w:rsidP="00C5587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C5587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imageView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!.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backgroundColor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C5587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UIColor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C5587D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blackColor</w:t>
                      </w:r>
                      <w:r w:rsidRPr="00C5587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6D139556" w14:textId="77777777" w:rsidR="00406E56" w:rsidRPr="00C5587D" w:rsidRDefault="00406E56" w:rsidP="00A3753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2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4F44788" w14:textId="03DCA4A9" w:rsidR="009327E3" w:rsidRDefault="00C5587D" w:rsidP="000E7014">
      <w:pPr>
        <w:jc w:val="both"/>
        <w:rPr>
          <w:lang w:val="hu-HU"/>
        </w:rPr>
      </w:pPr>
      <w:r w:rsidRPr="000C2BE4">
        <w:rPr>
          <w:noProof/>
        </w:rPr>
        <mc:AlternateContent>
          <mc:Choice Requires="wps">
            <w:drawing>
              <wp:inline distT="0" distB="0" distL="0" distR="0" wp14:anchorId="42A5AA75" wp14:editId="688913C8">
                <wp:extent cx="5257800" cy="1122892"/>
                <wp:effectExtent l="0" t="0" r="25400" b="27940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3DEF1" w14:textId="77777777" w:rsidR="00C5587D" w:rsidRDefault="00C5587D" w:rsidP="00C5587D">
                            <w:r w:rsidRPr="009327E3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https://gist.github.com/blazovics/416a6c5d431ffdd161a9#file-menuviewcontroller-viewcontrollerforindexpath-swift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A5AA75" id="Text_x0020_Box_x0020_71" o:spid="_x0000_s1039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" fillcolor="#1c1a10 [334]" strokecolor="black [3213]">
                <v:textbox style="mso-fit-shape-to-text:t" inset="2mm,2mm,2mm,2mm">
                  <w:txbxContent>
                    <w:p w14:paraId="4093DEF1" w14:textId="77777777" w:rsidR="00C5587D" w:rsidRDefault="00C5587D" w:rsidP="00C5587D">
                      <w:r w:rsidRPr="009327E3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https://gist.github.com/blazovics/416a6c5d431ffdd161a9#file-menuviewcontroller-viewcontrollerforindexpath-swift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945D85" w14:textId="2ED49773" w:rsidR="00B467EA" w:rsidRDefault="00B467EA" w:rsidP="00B467EA">
      <w:pPr>
        <w:pStyle w:val="Heading2"/>
        <w:rPr>
          <w:lang w:val="hu-HU"/>
        </w:rPr>
      </w:pPr>
      <w:r>
        <w:rPr>
          <w:lang w:val="hu-HU"/>
        </w:rPr>
        <w:t>MBProgressHUD</w:t>
      </w:r>
    </w:p>
    <w:p w14:paraId="2CC2F257" w14:textId="77777777" w:rsidR="00B467EA" w:rsidRDefault="00B467EA" w:rsidP="00B467EA"/>
    <w:p w14:paraId="6ABDA269" w14:textId="657DAB2D" w:rsidR="00B467EA" w:rsidRDefault="00B467EA" w:rsidP="00B467EA">
      <w:r>
        <w:t>Most, hogy már van mit letölteni adjuk hozzá a projekthez az MBProgressHUD third-party plugint, amivel különböző progress bar-okat tudunk megjeleníteni.</w:t>
      </w:r>
    </w:p>
    <w:p w14:paraId="080C935A" w14:textId="692B5A6E" w:rsidR="00B467EA" w:rsidRDefault="00B467EA" w:rsidP="00B467EA">
      <w:r>
        <w:t>Ehhez először töltsük le a forrást majd csomagoljuk is ki.</w:t>
      </w:r>
    </w:p>
    <w:p w14:paraId="211CC221" w14:textId="77777777" w:rsidR="00B467EA" w:rsidRDefault="00B467EA" w:rsidP="00B467EA"/>
    <w:p w14:paraId="0997359A" w14:textId="6BEE2FBA" w:rsidR="00B467EA" w:rsidRDefault="00A8380F" w:rsidP="00B467EA">
      <w:hyperlink r:id="rId20" w:history="1">
        <w:r w:rsidR="00B467EA" w:rsidRPr="00877313">
          <w:rPr>
            <w:rStyle w:val="Hyperlink"/>
          </w:rPr>
          <w:t>https://github.com/jdg/MBProgressHUD/archive/master.zip</w:t>
        </w:r>
      </w:hyperlink>
    </w:p>
    <w:p w14:paraId="5A3D827C" w14:textId="77777777" w:rsidR="00B467EA" w:rsidRDefault="00B467EA" w:rsidP="00B467EA"/>
    <w:p w14:paraId="2BA9EA4F" w14:textId="43FC2470" w:rsidR="00B467EA" w:rsidRDefault="00DF39D6" w:rsidP="00B467EA">
      <w:r>
        <w:t>Keressük meg és adjuk hozzá a projekthez az MBProgressHUD.h és az MBProgressHUD.m fájlokat!</w:t>
      </w:r>
    </w:p>
    <w:p w14:paraId="7CE04D23" w14:textId="77777777" w:rsidR="00DF39D6" w:rsidRDefault="00DF39D6" w:rsidP="00B467EA"/>
    <w:p w14:paraId="714180B4" w14:textId="77777777" w:rsidR="00DF39D6" w:rsidRDefault="00DF39D6" w:rsidP="00DF39D6">
      <w:pPr>
        <w:jc w:val="both"/>
        <w:rPr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F3649C" wp14:editId="62AD5419">
                <wp:simplePos x="0" y="0"/>
                <wp:positionH relativeFrom="column">
                  <wp:posOffset>257595</wp:posOffset>
                </wp:positionH>
                <wp:positionV relativeFrom="paragraph">
                  <wp:posOffset>310935</wp:posOffset>
                </wp:positionV>
                <wp:extent cx="1484235" cy="264440"/>
                <wp:effectExtent l="50800" t="25400" r="65405" b="9144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235" cy="2644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C0AAF" id="Rectangle_x0020_81" o:spid="_x0000_s1026" style="position:absolute;margin-left:20.3pt;margin-top:24.5pt;width:116.85pt;height:2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" filled="f" strokecolor="red" strokeweight="2.25pt">
                <v:shadow on="t" opacity="22937f" mv:blur="40000f" origin=",.5" offset="0,23000emu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2B4BC8" wp14:editId="60C30B92">
            <wp:extent cx="1992630" cy="7112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15-04-28 at 12.07.07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673"/>
                    <a:stretch/>
                  </pic:blipFill>
                  <pic:spPr bwMode="auto">
                    <a:xfrm>
                      <a:off x="0" y="0"/>
                      <a:ext cx="1994936" cy="712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EA5BE" w14:textId="77777777" w:rsidR="00DF39D6" w:rsidRDefault="00DF39D6" w:rsidP="00B467EA"/>
    <w:p w14:paraId="6060C2C1" w14:textId="00A09659" w:rsidR="0088175A" w:rsidRDefault="00DF39D6" w:rsidP="00B467EA">
      <w:r>
        <w:t>Mivel ezek Objective-C-ben írt állományok</w:t>
      </w:r>
      <w:r w:rsidR="0088175A">
        <w:t xml:space="preserve"> a rendszer automatikusan felajánlja, hogy készít hozzájuk bridging headert. </w:t>
      </w:r>
      <w:r>
        <w:t xml:space="preserve"> </w:t>
      </w:r>
    </w:p>
    <w:p w14:paraId="04B6AB1D" w14:textId="77777777" w:rsidR="0088175A" w:rsidRDefault="0088175A" w:rsidP="00B467EA"/>
    <w:p w14:paraId="1A72FDA1" w14:textId="11EF18CE" w:rsidR="0088175A" w:rsidRPr="00791C91" w:rsidRDefault="00791C91" w:rsidP="00791C91">
      <w:pPr>
        <w:rPr>
          <w:b/>
        </w:rPr>
      </w:pPr>
      <w:r w:rsidRPr="00791C91">
        <w:rPr>
          <w:b/>
        </w:rPr>
        <w:t>Ha nem történnne meg</w:t>
      </w:r>
      <w:r>
        <w:t xml:space="preserve">, akkor hozzunk létre egy </w:t>
      </w:r>
      <w:r w:rsidRPr="00791C91">
        <w:rPr>
          <w:b/>
          <w:lang w:val="hu-HU"/>
        </w:rPr>
        <w:t>PictureDownloader-Bridging-Header.h</w:t>
      </w:r>
      <w:r w:rsidRPr="00791C91">
        <w:t xml:space="preserve"> állo</w:t>
      </w:r>
      <w:r>
        <w:t xml:space="preserve">mányt majd </w:t>
      </w:r>
      <w:r>
        <w:rPr>
          <w:lang w:val="hu-HU"/>
        </w:rPr>
        <w:t>m</w:t>
      </w:r>
      <w:r w:rsidR="0088175A">
        <w:rPr>
          <w:lang w:val="hu-HU"/>
        </w:rPr>
        <w:t xml:space="preserve">enjünk át a projektbeállításokhoz, azon belül is Build settings-hez és állítsuk be a Brigding headert. </w:t>
      </w:r>
    </w:p>
    <w:p w14:paraId="4878CF3F" w14:textId="77777777" w:rsidR="0088175A" w:rsidRDefault="0088175A" w:rsidP="0088175A">
      <w:pPr>
        <w:jc w:val="both"/>
        <w:rPr>
          <w:lang w:val="hu-HU"/>
        </w:rPr>
      </w:pPr>
    </w:p>
    <w:p w14:paraId="5DB381D8" w14:textId="77777777" w:rsidR="0088175A" w:rsidRDefault="0088175A" w:rsidP="0088175A">
      <w:pPr>
        <w:jc w:val="both"/>
        <w:rPr>
          <w:lang w:val="hu-HU"/>
        </w:rPr>
      </w:pPr>
      <w:r>
        <w:rPr>
          <w:lang w:val="hu-HU"/>
        </w:rPr>
        <w:t xml:space="preserve">Ha a projekt gyökérmappájába tettük a fájlt, akkor ezt a sort kell belemásolni: </w:t>
      </w:r>
    </w:p>
    <w:p w14:paraId="4A893321" w14:textId="77777777" w:rsidR="0088175A" w:rsidRDefault="0088175A" w:rsidP="0088175A">
      <w:pPr>
        <w:jc w:val="both"/>
        <w:rPr>
          <w:lang w:val="hu-HU"/>
        </w:rPr>
      </w:pPr>
    </w:p>
    <w:p w14:paraId="0C7B55E7" w14:textId="693E2A09" w:rsidR="0088175A" w:rsidRDefault="0088175A" w:rsidP="0088175A">
      <w:pPr>
        <w:jc w:val="both"/>
        <w:rPr>
          <w:lang w:val="hu-HU"/>
        </w:rPr>
      </w:pPr>
      <w:r w:rsidRPr="002A30A7">
        <w:rPr>
          <w:lang w:val="hu-HU"/>
        </w:rPr>
        <w:t>$(SRCROOT)/$(PROJECT)/</w:t>
      </w:r>
      <w:r w:rsidR="00791C91">
        <w:rPr>
          <w:lang w:val="hu-HU"/>
        </w:rPr>
        <w:t>PictureDownloader</w:t>
      </w:r>
      <w:r w:rsidRPr="002D70F3">
        <w:rPr>
          <w:lang w:val="hu-HU"/>
        </w:rPr>
        <w:t>-Bridging-Header</w:t>
      </w:r>
      <w:r w:rsidRPr="002A30A7">
        <w:rPr>
          <w:lang w:val="hu-HU"/>
        </w:rPr>
        <w:t>.h</w:t>
      </w:r>
    </w:p>
    <w:p w14:paraId="729B3B62" w14:textId="77777777" w:rsidR="0088175A" w:rsidRDefault="0088175A" w:rsidP="0088175A">
      <w:pPr>
        <w:jc w:val="both"/>
        <w:rPr>
          <w:lang w:val="hu-HU"/>
        </w:rPr>
      </w:pPr>
    </w:p>
    <w:p w14:paraId="48420ED8" w14:textId="77777777" w:rsidR="0088175A" w:rsidRDefault="0088175A" w:rsidP="0088175A">
      <w:pPr>
        <w:jc w:val="both"/>
        <w:rPr>
          <w:lang w:val="hu-HU"/>
        </w:rPr>
      </w:pPr>
      <w:r>
        <w:rPr>
          <w:noProof/>
        </w:rPr>
        <w:drawing>
          <wp:inline distT="0" distB="0" distL="0" distR="0" wp14:anchorId="239E77A6" wp14:editId="330481E5">
            <wp:extent cx="5234115" cy="1399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 Shot 2015-04-28 at 13.22.5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674" cy="140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05235" w14:textId="77777777" w:rsidR="0088175A" w:rsidRDefault="0088175A" w:rsidP="0088175A">
      <w:pPr>
        <w:jc w:val="both"/>
        <w:rPr>
          <w:lang w:val="hu-HU"/>
        </w:rPr>
      </w:pPr>
    </w:p>
    <w:p w14:paraId="6ECF1C06" w14:textId="77777777" w:rsidR="0088175A" w:rsidRDefault="0088175A" w:rsidP="00B467EA"/>
    <w:p w14:paraId="4DD7CC18" w14:textId="4FBEE3F8" w:rsidR="00B467EA" w:rsidRDefault="00791C91" w:rsidP="00B467EA">
      <w:r>
        <w:t>Végül e</w:t>
      </w:r>
      <w:r w:rsidR="00DF39D6">
        <w:t>gészítsük ki a PictureDownloader-Bridging-Header.h-t az #import “MBProgressHUD.h” direktívával!</w:t>
      </w:r>
    </w:p>
    <w:p w14:paraId="6EC409A4" w14:textId="77777777" w:rsidR="00DF39D6" w:rsidRDefault="00DF39D6" w:rsidP="00B467EA"/>
    <w:p w14:paraId="0CD3FD91" w14:textId="2BDF87FE" w:rsidR="00DF39D6" w:rsidRDefault="00DF39D6" w:rsidP="00B467EA">
      <w:r w:rsidRPr="00117B36">
        <w:rPr>
          <w:noProof/>
        </w:rPr>
        <mc:AlternateContent>
          <mc:Choice Requires="wps">
            <w:drawing>
              <wp:inline distT="0" distB="0" distL="0" distR="0" wp14:anchorId="3970ECCC" wp14:editId="3C391990">
                <wp:extent cx="5257800" cy="1122892"/>
                <wp:effectExtent l="0" t="0" r="0" b="2540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D8A980" w14:textId="135AA0D4" w:rsidR="00406E56" w:rsidRPr="00DF39D6" w:rsidRDefault="00406E56" w:rsidP="00DF39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"/>
                                <w:szCs w:val="18"/>
                              </w:rPr>
                            </w:pPr>
                            <w:r w:rsidRPr="00DF39D6">
                              <w:rPr>
                                <w:rFonts w:ascii="Menlo" w:hAnsi="Menlo" w:cs="Menlo"/>
                                <w:color w:val="643820"/>
                                <w:sz w:val="18"/>
                                <w:szCs w:val="22"/>
                                <w:highlight w:val="yellow"/>
                              </w:rPr>
                              <w:t xml:space="preserve">#import </w:t>
                            </w:r>
                            <w:r w:rsidRPr="00DF39D6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"MBProgressHUD.h"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70ECCC" id="Text_x0020_Box_x0020_84" o:spid="_x0000_s1040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" fillcolor="#eeece1 [3214]" stroked="f">
                <v:textbox style="mso-fit-shape-to-text:t" inset="2mm,2mm,2mm,2mm">
                  <w:txbxContent>
                    <w:p w14:paraId="4ED8A980" w14:textId="135AA0D4" w:rsidR="00406E56" w:rsidRPr="00DF39D6" w:rsidRDefault="00406E56" w:rsidP="00DF39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"/>
                          <w:szCs w:val="18"/>
                        </w:rPr>
                      </w:pPr>
                      <w:r w:rsidRPr="00DF39D6">
                        <w:rPr>
                          <w:rFonts w:ascii="Menlo" w:hAnsi="Menlo" w:cs="Menlo"/>
                          <w:color w:val="643820"/>
                          <w:sz w:val="18"/>
                          <w:szCs w:val="22"/>
                          <w:highlight w:val="yellow"/>
                        </w:rPr>
                        <w:t xml:space="preserve">#import </w:t>
                      </w:r>
                      <w:r w:rsidRPr="00DF39D6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"MBProgressHUD.h"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BB35DF" w14:textId="77777777" w:rsidR="00DF39D6" w:rsidRDefault="00DF39D6" w:rsidP="00B467EA"/>
    <w:p w14:paraId="3B86D678" w14:textId="77777777" w:rsidR="000B7AEF" w:rsidRDefault="00F02AB6" w:rsidP="00B467EA">
      <w:r>
        <w:t>Ezut</w:t>
      </w:r>
      <w:r w:rsidR="000B7AEF">
        <w:t xml:space="preserve">án egészítsük ki a ViewController-t, hogy letöltés közben kijelződjön a letöltés állapota. </w:t>
      </w:r>
    </w:p>
    <w:p w14:paraId="4B59F92D" w14:textId="53F1A875" w:rsidR="00F02AB6" w:rsidRDefault="000B7AEF" w:rsidP="00B467EA">
      <w:r>
        <w:t>Hozzunk létre egy MBProgressHUD típusú property-t, hogy később bárhonnan el tudjuk érni:</w:t>
      </w:r>
    </w:p>
    <w:p w14:paraId="7A4F6C10" w14:textId="77777777" w:rsidR="000B7AEF" w:rsidRDefault="000B7AEF" w:rsidP="00B467EA"/>
    <w:p w14:paraId="78D87A13" w14:textId="782FBD6D" w:rsidR="000B7AEF" w:rsidRDefault="000B7AEF" w:rsidP="00B467EA">
      <w:r w:rsidRPr="00117B36">
        <w:rPr>
          <w:noProof/>
        </w:rPr>
        <mc:AlternateContent>
          <mc:Choice Requires="wps">
            <w:drawing>
              <wp:inline distT="0" distB="0" distL="0" distR="0" wp14:anchorId="5A82F0F0" wp14:editId="6C620838">
                <wp:extent cx="5257800" cy="1122892"/>
                <wp:effectExtent l="0" t="0" r="0" b="2540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EDBF3" w14:textId="77777777" w:rsidR="00406E56" w:rsidRPr="000B7AEF" w:rsidRDefault="00406E56" w:rsidP="000B7A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B7A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contentUrl:</w:t>
                            </w:r>
                            <w:r w:rsidRPr="000B7A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NSURL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</w:t>
                            </w:r>
                          </w:p>
                          <w:p w14:paraId="2158CACD" w14:textId="419FE1C2" w:rsidR="00406E56" w:rsidRPr="000B7AEF" w:rsidRDefault="00406E56" w:rsidP="000B7A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B7A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imageUrl:</w:t>
                            </w:r>
                            <w:r w:rsidRPr="000B7A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NSURL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</w:t>
                            </w:r>
                          </w:p>
                          <w:p w14:paraId="6668E5EC" w14:textId="66C66DAF" w:rsidR="00406E56" w:rsidRPr="000B7AEF" w:rsidRDefault="00406E56" w:rsidP="000B7A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B7A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imageView:</w:t>
                            </w:r>
                            <w:r w:rsidRPr="000B7A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UIImageView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</w:t>
                            </w:r>
                          </w:p>
                          <w:p w14:paraId="61498B90" w14:textId="77777777" w:rsidR="00406E56" w:rsidRPr="000B7AEF" w:rsidRDefault="00406E56" w:rsidP="000B7A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</w:p>
                          <w:p w14:paraId="5D7C04AD" w14:textId="432C79E4" w:rsidR="00406E56" w:rsidRPr="000B7AEF" w:rsidRDefault="00406E56" w:rsidP="000B7A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B7A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var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HUD:</w:t>
                            </w:r>
                            <w:r w:rsidRPr="000B7A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MBProgressHUD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?</w:t>
                            </w:r>
                          </w:p>
                          <w:p w14:paraId="79CC5A3A" w14:textId="77777777" w:rsidR="00406E56" w:rsidRPr="000B7AEF" w:rsidRDefault="00406E56" w:rsidP="000B7A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033BA279" w14:textId="3ACB11F3" w:rsidR="00406E56" w:rsidRPr="00DF39D6" w:rsidRDefault="00406E56" w:rsidP="000B7A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"/>
                                <w:szCs w:val="18"/>
                              </w:rPr>
                            </w:pPr>
                            <w:r w:rsidRPr="000B7A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override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0B7A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viewDidLoad()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82F0F0" id="Text_x0020_Box_x0020_85" o:spid="_x0000_s1041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" fillcolor="#eeece1 [3214]" stroked="f">
                <v:textbox style="mso-fit-shape-to-text:t" inset="2mm,2mm,2mm,2mm">
                  <w:txbxContent>
                    <w:p w14:paraId="394EDBF3" w14:textId="77777777" w:rsidR="00406E56" w:rsidRPr="000B7AEF" w:rsidRDefault="00406E56" w:rsidP="000B7A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B7A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contentUrl:</w:t>
                      </w:r>
                      <w:r w:rsidRPr="000B7A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NSURL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</w:t>
                      </w:r>
                    </w:p>
                    <w:p w14:paraId="2158CACD" w14:textId="419FE1C2" w:rsidR="00406E56" w:rsidRPr="000B7AEF" w:rsidRDefault="00406E56" w:rsidP="000B7A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B7A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imageUrl:</w:t>
                      </w:r>
                      <w:r w:rsidRPr="000B7A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NSURL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</w:t>
                      </w:r>
                    </w:p>
                    <w:p w14:paraId="6668E5EC" w14:textId="66C66DAF" w:rsidR="00406E56" w:rsidRPr="000B7AEF" w:rsidRDefault="00406E56" w:rsidP="000B7A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B7A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imageView:</w:t>
                      </w:r>
                      <w:r w:rsidRPr="000B7A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UIImageView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</w:t>
                      </w:r>
                    </w:p>
                    <w:p w14:paraId="61498B90" w14:textId="77777777" w:rsidR="00406E56" w:rsidRPr="000B7AEF" w:rsidRDefault="00406E56" w:rsidP="000B7A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</w:p>
                    <w:p w14:paraId="5D7C04AD" w14:textId="432C79E4" w:rsidR="00406E56" w:rsidRPr="000B7AEF" w:rsidRDefault="00406E56" w:rsidP="000B7A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B7A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var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HUD:</w:t>
                      </w:r>
                      <w:r w:rsidRPr="000B7AEF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MBProgressHUD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?</w:t>
                      </w:r>
                    </w:p>
                    <w:p w14:paraId="79CC5A3A" w14:textId="77777777" w:rsidR="00406E56" w:rsidRPr="000B7AEF" w:rsidRDefault="00406E56" w:rsidP="000B7A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</w:p>
                    <w:p w14:paraId="033BA279" w14:textId="3ACB11F3" w:rsidR="00406E56" w:rsidRPr="00DF39D6" w:rsidRDefault="00406E56" w:rsidP="000B7A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"/>
                          <w:szCs w:val="18"/>
                        </w:rPr>
                      </w:pPr>
                      <w:r w:rsidRPr="000B7A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override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0B7A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viewDidLoad() {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E52A0E" w14:textId="77777777" w:rsidR="000B7AEF" w:rsidRDefault="000B7AEF" w:rsidP="00B467EA"/>
    <w:p w14:paraId="1B7C72EB" w14:textId="74E5A34F" w:rsidR="000B7AEF" w:rsidRDefault="000B7AEF" w:rsidP="00B467EA">
      <w:r>
        <w:t>Ezután inicializáljuk a viewDidLoad metódus végén.</w:t>
      </w:r>
    </w:p>
    <w:p w14:paraId="4443EB0C" w14:textId="77777777" w:rsidR="000B7AEF" w:rsidRDefault="000B7AEF" w:rsidP="00B467EA"/>
    <w:p w14:paraId="2D6A77E2" w14:textId="7164940A" w:rsidR="000B7AEF" w:rsidRDefault="000B7AEF" w:rsidP="00B467EA">
      <w:r w:rsidRPr="00117B36">
        <w:rPr>
          <w:noProof/>
        </w:rPr>
        <w:lastRenderedPageBreak/>
        <mc:AlternateContent>
          <mc:Choice Requires="wps">
            <w:drawing>
              <wp:inline distT="0" distB="0" distL="0" distR="0" wp14:anchorId="3A9027AA" wp14:editId="474E6B1E">
                <wp:extent cx="5257800" cy="1122892"/>
                <wp:effectExtent l="0" t="0" r="0" b="2540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FEDC1" w14:textId="6DAF7659" w:rsidR="00406E56" w:rsidRDefault="00406E56" w:rsidP="000B7A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Pr="000B7A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0B7A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navigationItem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0B7A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leftBarButtonItem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</w:p>
                          <w:p w14:paraId="4D111736" w14:textId="0052F289" w:rsidR="00406E56" w:rsidRPr="000B7AEF" w:rsidRDefault="00406E56" w:rsidP="000B7A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0B7A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UIBarButtonItem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(customView: button)</w:t>
                            </w:r>
                          </w:p>
                          <w:p w14:paraId="23B451DA" w14:textId="100B0C1D" w:rsidR="00406E56" w:rsidRPr="000B7AEF" w:rsidRDefault="00406E56" w:rsidP="000B7A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Pr="000B7A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0B7A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view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0B7AEF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addSubview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(displayButton)</w:t>
                            </w:r>
                          </w:p>
                          <w:p w14:paraId="57B4ECDD" w14:textId="77777777" w:rsidR="00406E56" w:rsidRPr="000B7AEF" w:rsidRDefault="00406E56" w:rsidP="000B7A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</w:p>
                          <w:p w14:paraId="52EFBDDD" w14:textId="059B6DDB" w:rsidR="00406E56" w:rsidRPr="000B7AEF" w:rsidRDefault="00406E56" w:rsidP="000B7A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Pr="000B7A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HUD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 </w:t>
                            </w:r>
                            <w:r w:rsidRPr="000B7A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MBProgressHUD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(view: </w:t>
                            </w:r>
                            <w:r w:rsidRPr="000B7A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0B7A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view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794C073A" w14:textId="2533F7D3" w:rsidR="00406E56" w:rsidRDefault="00406E56" w:rsidP="000B7A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</w:t>
                            </w:r>
                            <w:r w:rsidRPr="000B7A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0B7A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view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0B7AEF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  <w:highlight w:val="yellow"/>
                              </w:rPr>
                              <w:t>addSubview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</w:t>
                            </w:r>
                            <w:r w:rsidRPr="000B7A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HUD</w:t>
                            </w: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!)</w:t>
                            </w:r>
                          </w:p>
                          <w:p w14:paraId="3654CD54" w14:textId="74BE4483" w:rsidR="00406E56" w:rsidRPr="000B7AEF" w:rsidRDefault="00406E56" w:rsidP="000B7A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B7A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9027AA" id="Text_x0020_Box_x0020_86" o:spid="_x0000_s1042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" fillcolor="#eeece1 [3214]" stroked="f">
                <v:textbox style="mso-fit-shape-to-text:t" inset="2mm,2mm,2mm,2mm">
                  <w:txbxContent>
                    <w:p w14:paraId="2A2FEDC1" w14:textId="6DAF7659" w:rsidR="00406E56" w:rsidRDefault="00406E56" w:rsidP="000B7A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 xml:space="preserve">  </w:t>
                      </w:r>
                      <w:r w:rsidRPr="000B7A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0B7A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navigationItem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0B7A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leftBarButtonItem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</w:p>
                    <w:p w14:paraId="4D111736" w14:textId="0052F289" w:rsidR="00406E56" w:rsidRPr="000B7AEF" w:rsidRDefault="00406E56" w:rsidP="000B7A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0B7A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UIBarButtonItem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(customView: button)</w:t>
                      </w:r>
                    </w:p>
                    <w:p w14:paraId="23B451DA" w14:textId="100B0C1D" w:rsidR="00406E56" w:rsidRPr="000B7AEF" w:rsidRDefault="00406E56" w:rsidP="000B7A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r w:rsidRPr="000B7A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0B7A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view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0B7AEF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addSubview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(displayButton)</w:t>
                      </w:r>
                    </w:p>
                    <w:p w14:paraId="57B4ECDD" w14:textId="77777777" w:rsidR="00406E56" w:rsidRPr="000B7AEF" w:rsidRDefault="00406E56" w:rsidP="000B7A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</w:p>
                    <w:p w14:paraId="52EFBDDD" w14:textId="059B6DDB" w:rsidR="00406E56" w:rsidRPr="000B7AEF" w:rsidRDefault="00406E56" w:rsidP="000B7A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r w:rsidRPr="000B7AEF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HUD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 </w:t>
                      </w:r>
                      <w:r w:rsidRPr="000B7AEF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MBProgressHUD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(view: </w:t>
                      </w:r>
                      <w:r w:rsidRPr="000B7A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0B7A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view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794C073A" w14:textId="2533F7D3" w:rsidR="00406E56" w:rsidRDefault="00406E56" w:rsidP="000B7A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</w:t>
                      </w:r>
                      <w:r w:rsidRPr="000B7A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0B7A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view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0B7AEF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  <w:highlight w:val="yellow"/>
                        </w:rPr>
                        <w:t>addSubview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</w:t>
                      </w:r>
                      <w:r w:rsidRPr="000B7AEF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HUD</w:t>
                      </w: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!)</w:t>
                      </w:r>
                    </w:p>
                    <w:p w14:paraId="3654CD54" w14:textId="74BE4483" w:rsidR="00406E56" w:rsidRPr="000B7AEF" w:rsidRDefault="00406E56" w:rsidP="000B7A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B7A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B7301E" w14:textId="77777777" w:rsidR="000B7AEF" w:rsidRDefault="000B7AEF" w:rsidP="00B467EA"/>
    <w:p w14:paraId="733F2710" w14:textId="604752B1" w:rsidR="002C7FD4" w:rsidRPr="00117B36" w:rsidRDefault="000B7AEF" w:rsidP="002C7FD4">
      <w:pPr>
        <w:jc w:val="both"/>
        <w:rPr>
          <w:lang w:val="hu-HU"/>
        </w:rPr>
      </w:pPr>
      <w:r>
        <w:t>Amikor elindul a</w:t>
      </w:r>
      <w:r w:rsidR="002C7FD4">
        <w:t xml:space="preserve"> letöltés jelenítsük meg, a</w:t>
      </w:r>
      <w:r w:rsidR="002C7FD4">
        <w:rPr>
          <w:lang w:val="hu-HU"/>
        </w:rPr>
        <w:t xml:space="preserve"> egyes adatcsomagok beérkezésekor frissítsük, végül, ha minden letöltődött, rejtsük el a HUD-ot. </w:t>
      </w:r>
    </w:p>
    <w:p w14:paraId="057165DE" w14:textId="314FF556" w:rsidR="000B7AEF" w:rsidRDefault="000B7AEF" w:rsidP="00B467EA">
      <w:r>
        <w:t>Ehhez a downloadFile()-t kell kiegészíteni:</w:t>
      </w:r>
    </w:p>
    <w:p w14:paraId="2E802C22" w14:textId="77777777" w:rsidR="00DF39D6" w:rsidRDefault="00DF39D6" w:rsidP="00B467EA"/>
    <w:p w14:paraId="7A3013EE" w14:textId="2CDFD889" w:rsidR="00FF61EF" w:rsidRPr="002C7FD4" w:rsidRDefault="000B7AEF" w:rsidP="002C7FD4">
      <w:r w:rsidRPr="00117B36">
        <w:rPr>
          <w:noProof/>
        </w:rPr>
        <mc:AlternateContent>
          <mc:Choice Requires="wps">
            <w:drawing>
              <wp:inline distT="0" distB="0" distL="0" distR="0" wp14:anchorId="78396D6D" wp14:editId="4E27E0A3">
                <wp:extent cx="5257800" cy="1122892"/>
                <wp:effectExtent l="0" t="0" r="0" b="2540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2E2CD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downloadFile(){</w:t>
                            </w:r>
                          </w:p>
                          <w:p w14:paraId="5DAC13C6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destination = </w:t>
                            </w:r>
                          </w:p>
                          <w:p w14:paraId="1DC00AE4" w14:textId="4E407F2B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>Alamofire.</w:t>
                            </w:r>
                            <w:r w:rsidRPr="002C7FD4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Request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2C7FD4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suggestedDownloadDestination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</w:p>
                          <w:p w14:paraId="102A72B7" w14:textId="1B5B7D26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>directory: .</w:t>
                            </w:r>
                            <w:r w:rsidRPr="002C7FD4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DocumentDirectory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</w:p>
                          <w:p w14:paraId="6813B992" w14:textId="1FDCDD32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>domain: .UserDomainMask)</w:t>
                            </w:r>
                          </w:p>
                          <w:p w14:paraId="57C313D8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</w:p>
                          <w:p w14:paraId="771E7817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Alamofire.</w:t>
                            </w:r>
                            <w:r w:rsidRPr="002C7FD4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download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</w:p>
                          <w:p w14:paraId="71DD1E55" w14:textId="6C4FDB5B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>.</w:t>
                            </w:r>
                            <w:r w:rsidRPr="002C7FD4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GET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2C7FD4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contentUrl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!, destination: destination)</w:t>
                            </w:r>
                          </w:p>
                          <w:p w14:paraId="4E9F19E9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.</w:t>
                            </w:r>
                            <w:r w:rsidRPr="002C7FD4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progress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 </w:t>
                            </w:r>
                          </w:p>
                          <w:p w14:paraId="7544F233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 xml:space="preserve">bytesRead, </w:t>
                            </w:r>
                          </w:p>
                          <w:p w14:paraId="7C7190CA" w14:textId="0881F38F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>totalBytesRead,</w:t>
                            </w:r>
                          </w:p>
                          <w:p w14:paraId="4AE18D0D" w14:textId="0278F468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 xml:space="preserve">totalBytesExpectedToRead 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in</w:t>
                            </w:r>
                          </w:p>
                          <w:p w14:paraId="49ED1466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</w:p>
                          <w:p w14:paraId="7C697383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2C7FD4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HUD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?.</w:t>
                            </w:r>
                            <w:r w:rsidRPr="002C7FD4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progress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 </w:t>
                            </w:r>
                          </w:p>
                          <w:p w14:paraId="33CC8B8E" w14:textId="4C24E0B1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  <w:t xml:space="preserve"> </w:t>
                            </w:r>
                            <w:r w:rsidRPr="002C7FD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Float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(totalBytesRead) /</w:t>
                            </w:r>
                          </w:p>
                          <w:p w14:paraId="27345D61" w14:textId="6AB5665D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  <w:t xml:space="preserve"> </w:t>
                            </w:r>
                            <w:r w:rsidRPr="002C7FD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Float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(totalBytesExpectedToRead)</w:t>
                            </w:r>
                          </w:p>
                          <w:p w14:paraId="3DCCB726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          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2C7FD4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HUD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?.</w:t>
                            </w:r>
                            <w:r w:rsidRPr="002C7FD4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labelText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 </w:t>
                            </w:r>
                          </w:p>
                          <w:p w14:paraId="032F840D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  <w:t xml:space="preserve"> </w:t>
                            </w:r>
                            <w:r w:rsidRPr="002C7FD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NSString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(format: </w:t>
                            </w:r>
                            <w:r w:rsidRPr="002C7FD4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"%.0f%%"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,</w:t>
                            </w:r>
                          </w:p>
                          <w:p w14:paraId="6535606E" w14:textId="1BD2F06E" w:rsidR="0046419F" w:rsidRPr="002C7FD4" w:rsidRDefault="002C7FD4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  <w:t xml:space="preserve">  </w:t>
                            </w:r>
                            <w:r w:rsidR="0046419F" w:rsidRPr="002C7FD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Float</w:t>
                            </w:r>
                            <w:r w:rsidR="0046419F"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(totalBytesRead) /</w:t>
                            </w:r>
                          </w:p>
                          <w:p w14:paraId="1EEF214A" w14:textId="311F31CD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  <w:t xml:space="preserve">  </w:t>
                            </w:r>
                            <w:r w:rsidRPr="002C7FD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Float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(totalBytesExpectedToRead)*</w:t>
                            </w:r>
                            <w:r w:rsidRPr="002C7FD4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  <w:highlight w:val="yellow"/>
                              </w:rPr>
                              <w:t>100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) 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as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r w:rsidRPr="002C7FD4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String</w:t>
                            </w:r>
                          </w:p>
                          <w:p w14:paraId="56DCDF8F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72795C52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.</w:t>
                            </w:r>
                            <w:r w:rsidRPr="002C7FD4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response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 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_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_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_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error 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in</w:t>
                            </w:r>
                          </w:p>
                          <w:p w14:paraId="34D79ACB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error = error {</w:t>
                            </w:r>
                          </w:p>
                          <w:p w14:paraId="4E5A31E4" w14:textId="065E6104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    </w:t>
                            </w:r>
                            <w:r w:rsidRPr="002C7FD4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print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r w:rsidRPr="002C7FD4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 xml:space="preserve">"error: 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\</w:t>
                            </w:r>
                            <w:r w:rsidRPr="002C7FD4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(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error</w:t>
                            </w:r>
                            <w:r w:rsidRPr="002C7FD4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)"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7538D0FD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} 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else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</w:t>
                            </w:r>
                          </w:p>
                          <w:p w14:paraId="1FB67FF6" w14:textId="5F272D32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    </w:t>
                            </w:r>
                            <w:r w:rsidRPr="002C7FD4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print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r w:rsidR="002C7FD4" w:rsidRPr="002C7FD4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"success</w:t>
                            </w:r>
                            <w:r w:rsidRPr="002C7FD4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757B232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}</w:t>
                            </w:r>
                          </w:p>
                          <w:p w14:paraId="3A5BF9FD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2C7FD4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HUD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?.</w:t>
                            </w:r>
                            <w:r w:rsidRPr="002C7FD4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  <w:highlight w:val="yellow"/>
                              </w:rPr>
                              <w:t>hide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true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75921FDF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}</w:t>
                            </w:r>
                          </w:p>
                          <w:p w14:paraId="01DD9A5D" w14:textId="77777777" w:rsidR="0046419F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2C7FD4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HUD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?.</w:t>
                            </w:r>
                            <w:r w:rsidRPr="002C7FD4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  <w:highlight w:val="yellow"/>
                              </w:rPr>
                              <w:t>show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</w:t>
                            </w:r>
                            <w:r w:rsidRPr="002C7FD4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true</w:t>
                            </w: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4208FAF5" w14:textId="2D778813" w:rsidR="00406E56" w:rsidRPr="002C7FD4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3"/>
                                <w:szCs w:val="22"/>
                              </w:rPr>
                            </w:pPr>
                            <w:r w:rsidRPr="002C7FD4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396D6D" id="Text_x0020_Box_x0020_87" o:spid="_x0000_s1043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" fillcolor="#eeece1 [3214]" stroked="f">
                <v:textbox style="mso-fit-shape-to-text:t" inset="2mm,2mm,2mm,2mm">
                  <w:txbxContent>
                    <w:p w14:paraId="5292E2CD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downloadFile(){</w:t>
                      </w:r>
                    </w:p>
                    <w:p w14:paraId="5DAC13C6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destination = </w:t>
                      </w:r>
                    </w:p>
                    <w:p w14:paraId="1DC00AE4" w14:textId="4E407F2B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Alamofire.</w:t>
                      </w:r>
                      <w:r w:rsidRPr="002C7FD4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Request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2C7FD4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suggestedDownloadDestination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</w:p>
                    <w:p w14:paraId="102A72B7" w14:textId="1B5B7D26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directory: .</w:t>
                      </w:r>
                      <w:r w:rsidRPr="002C7FD4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DocumentDirectory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</w:p>
                    <w:p w14:paraId="6813B992" w14:textId="1FDCDD32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domain: .UserDomainMask)</w:t>
                      </w:r>
                    </w:p>
                    <w:p w14:paraId="57C313D8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</w:p>
                    <w:p w14:paraId="771E7817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Alamofire.</w:t>
                      </w:r>
                      <w:r w:rsidRPr="002C7FD4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download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</w:p>
                    <w:p w14:paraId="71DD1E55" w14:textId="6C4FDB5B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2C7FD4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GET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r w:rsidRPr="002C7FD4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contentUrl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!, destination: destination)</w:t>
                      </w:r>
                    </w:p>
                    <w:p w14:paraId="4E9F19E9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.</w:t>
                      </w:r>
                      <w:r w:rsidRPr="002C7FD4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progress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 </w:t>
                      </w:r>
                    </w:p>
                    <w:p w14:paraId="7544F233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bytesRead, </w:t>
                      </w:r>
                    </w:p>
                    <w:p w14:paraId="7C7190CA" w14:textId="0881F38F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totalBytesRead,</w:t>
                      </w:r>
                    </w:p>
                    <w:p w14:paraId="4AE18D0D" w14:textId="0278F468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totalBytesExpectedToRead 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in</w:t>
                      </w:r>
                    </w:p>
                    <w:p w14:paraId="49ED1466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</w:p>
                    <w:p w14:paraId="7C697383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2C7FD4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HUD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?.</w:t>
                      </w:r>
                      <w:r w:rsidRPr="002C7FD4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progress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 </w:t>
                      </w:r>
                    </w:p>
                    <w:p w14:paraId="33CC8B8E" w14:textId="4C24E0B1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  <w:t xml:space="preserve"> </w:t>
                      </w:r>
                      <w:r w:rsidRPr="002C7FD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Float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(totalBytesRead) /</w:t>
                      </w:r>
                    </w:p>
                    <w:p w14:paraId="27345D61" w14:textId="6AB5665D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  <w:r w:rsidRPr="002C7FD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Float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(totalBytesExpectedToRead)</w:t>
                      </w:r>
                    </w:p>
                    <w:p w14:paraId="3DCCB726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          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2C7FD4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HUD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?.</w:t>
                      </w:r>
                      <w:r w:rsidRPr="002C7FD4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labelText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 </w:t>
                      </w:r>
                    </w:p>
                    <w:p w14:paraId="032F840D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  <w:t xml:space="preserve"> </w:t>
                      </w:r>
                      <w:r w:rsidRPr="002C7FD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NSString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(format: </w:t>
                      </w:r>
                      <w:r w:rsidRPr="002C7FD4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"%.0f%%"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,</w:t>
                      </w:r>
                    </w:p>
                    <w:p w14:paraId="6535606E" w14:textId="1BD2F06E" w:rsidR="0046419F" w:rsidRPr="002C7FD4" w:rsidRDefault="002C7FD4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  <w:t xml:space="preserve">  </w:t>
                      </w:r>
                      <w:r w:rsidR="0046419F" w:rsidRPr="002C7FD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Float</w:t>
                      </w:r>
                      <w:r w:rsidR="0046419F"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(totalBytesRead) /</w:t>
                      </w:r>
                    </w:p>
                    <w:p w14:paraId="1EEF214A" w14:textId="311F31CD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  <w:t xml:space="preserve">  </w:t>
                      </w:r>
                      <w:r w:rsidRPr="002C7FD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Float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(totalBytesExpectedToRead)*</w:t>
                      </w:r>
                      <w:r w:rsidRPr="002C7FD4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  <w:highlight w:val="yellow"/>
                        </w:rPr>
                        <w:t>100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) 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as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  <w:r w:rsidRPr="002C7FD4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String</w:t>
                      </w:r>
                    </w:p>
                    <w:p w14:paraId="56DCDF8F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72795C52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.</w:t>
                      </w:r>
                      <w:r w:rsidRPr="002C7FD4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response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 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_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_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_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error 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in</w:t>
                      </w:r>
                    </w:p>
                    <w:p w14:paraId="34D79ACB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error = error {</w:t>
                      </w:r>
                    </w:p>
                    <w:p w14:paraId="4E5A31E4" w14:textId="065E6104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    </w:t>
                      </w:r>
                      <w:r w:rsidRPr="002C7FD4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print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r w:rsidRPr="002C7FD4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 xml:space="preserve">"error: 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\</w:t>
                      </w:r>
                      <w:r w:rsidRPr="002C7FD4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(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error</w:t>
                      </w:r>
                      <w:r w:rsidRPr="002C7FD4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)"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7538D0FD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} 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else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</w:t>
                      </w:r>
                    </w:p>
                    <w:p w14:paraId="1FB67FF6" w14:textId="5F272D32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    </w:t>
                      </w:r>
                      <w:r w:rsidRPr="002C7FD4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print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r w:rsidR="002C7FD4" w:rsidRPr="002C7FD4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"success</w:t>
                      </w:r>
                      <w:r w:rsidRPr="002C7FD4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3757B232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}</w:t>
                      </w:r>
                    </w:p>
                    <w:p w14:paraId="3A5BF9FD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self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2C7FD4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HUD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?.</w:t>
                      </w:r>
                      <w:r w:rsidRPr="002C7FD4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  <w:highlight w:val="yellow"/>
                        </w:rPr>
                        <w:t>hide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true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75921FDF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}</w:t>
                      </w:r>
                    </w:p>
                    <w:p w14:paraId="01DD9A5D" w14:textId="77777777" w:rsidR="0046419F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2C7FD4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HUD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?.</w:t>
                      </w:r>
                      <w:r w:rsidRPr="002C7FD4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  <w:highlight w:val="yellow"/>
                        </w:rPr>
                        <w:t>show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</w:t>
                      </w:r>
                      <w:r w:rsidRPr="002C7FD4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true</w:t>
                      </w: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4208FAF5" w14:textId="2D778813" w:rsidR="00406E56" w:rsidRPr="002C7FD4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3"/>
                          <w:szCs w:val="22"/>
                        </w:rPr>
                      </w:pPr>
                      <w:r w:rsidRPr="002C7FD4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CFDD9F" w14:textId="570925F9" w:rsidR="00CF2DEC" w:rsidRDefault="00CF2DEC" w:rsidP="000E7014">
      <w:pPr>
        <w:jc w:val="both"/>
        <w:rPr>
          <w:lang w:val="hu-HU"/>
        </w:rPr>
      </w:pPr>
    </w:p>
    <w:p w14:paraId="07963C0C" w14:textId="298A508F" w:rsidR="00014523" w:rsidRDefault="00014523" w:rsidP="00014523">
      <w:pPr>
        <w:pStyle w:val="Heading2"/>
        <w:rPr>
          <w:lang w:val="hu-HU"/>
        </w:rPr>
      </w:pPr>
      <w:r>
        <w:rPr>
          <w:lang w:val="hu-HU"/>
        </w:rPr>
        <w:t>CocoaPods</w:t>
      </w:r>
    </w:p>
    <w:p w14:paraId="3A413A44" w14:textId="77777777" w:rsidR="00014523" w:rsidRDefault="00014523" w:rsidP="00014523"/>
    <w:p w14:paraId="5F682A59" w14:textId="3A2D8667" w:rsidR="00406E56" w:rsidRDefault="00406E56" w:rsidP="00014523">
      <w:r>
        <w:t>Végül, hogy ne kelljen minden egyes nézetváltásokor letölteni a kisméretű képeket, adjunk hozzá a projekthez egy image cache komponenst, mely elvégzi ezt a feladatot.</w:t>
      </w:r>
    </w:p>
    <w:p w14:paraId="73652502" w14:textId="1F036D49" w:rsidR="00014523" w:rsidRDefault="002263BD" w:rsidP="00014523">
      <w:r>
        <w:t xml:space="preserve">Ehhez a </w:t>
      </w:r>
      <w:r w:rsidR="00406E56">
        <w:t>Kingfish</w:t>
      </w:r>
      <w:r>
        <w:t xml:space="preserve"> nevű third-party modult fogjuk használni, amit a CocoaPods nevű keretrendszerrel fogunk hozzáadni a projekthez.</w:t>
      </w:r>
    </w:p>
    <w:p w14:paraId="478DFAE5" w14:textId="77777777" w:rsidR="002263BD" w:rsidRDefault="002263BD" w:rsidP="00014523"/>
    <w:p w14:paraId="2CDEEC9F" w14:textId="6303ADA0" w:rsidR="002263BD" w:rsidRDefault="002263BD" w:rsidP="00014523">
      <w:r>
        <w:t>Először telepítsük/frissítsük a CocoaPods-ot. (</w:t>
      </w:r>
      <w:r w:rsidRPr="002263BD">
        <w:rPr>
          <w:b/>
        </w:rPr>
        <w:t>A laborgépeken nem lehetséges, mert adminisztrátori jogosultság kell hozzá</w:t>
      </w:r>
      <w:r>
        <w:rPr>
          <w:b/>
        </w:rPr>
        <w:t>!</w:t>
      </w:r>
      <w:r>
        <w:t>)</w:t>
      </w:r>
    </w:p>
    <w:p w14:paraId="339C9C29" w14:textId="77777777" w:rsidR="002263BD" w:rsidRDefault="002263BD" w:rsidP="00014523"/>
    <w:p w14:paraId="4C307C9B" w14:textId="74E2968B" w:rsidR="002263BD" w:rsidRDefault="002263BD" w:rsidP="00014523">
      <w:r>
        <w:t>Nyissuk meg a terminált és írjuk be a következő parancsot:</w:t>
      </w:r>
    </w:p>
    <w:p w14:paraId="3037A0CC" w14:textId="77777777" w:rsidR="002263BD" w:rsidRDefault="002263BD" w:rsidP="00014523"/>
    <w:p w14:paraId="26B033BA" w14:textId="77777777" w:rsidR="002263BD" w:rsidRPr="002263BD" w:rsidRDefault="002263BD" w:rsidP="002263B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onaco" w:hAnsi="Monaco" w:cs="Courier New"/>
          <w:color w:val="000000"/>
          <w:sz w:val="20"/>
          <w:szCs w:val="20"/>
          <w:lang w:val="hu-HU"/>
        </w:rPr>
      </w:pPr>
      <w:r w:rsidRPr="002263BD">
        <w:rPr>
          <w:rFonts w:ascii="Monaco" w:hAnsi="Monaco" w:cs="Courier New"/>
          <w:color w:val="000000"/>
          <w:sz w:val="20"/>
          <w:szCs w:val="20"/>
          <w:lang w:val="hu-HU"/>
        </w:rPr>
        <w:lastRenderedPageBreak/>
        <w:t>$ sudo gem install cocoapods</w:t>
      </w:r>
    </w:p>
    <w:p w14:paraId="79D60AFD" w14:textId="77777777" w:rsidR="002263BD" w:rsidRDefault="002263BD" w:rsidP="00014523"/>
    <w:p w14:paraId="612081AE" w14:textId="42B42ACA" w:rsidR="002263BD" w:rsidRDefault="002263BD" w:rsidP="00014523">
      <w:r>
        <w:t>Majd adjunk hozzá egy üres fájt a projektünk gyökérkönyvtárába Podfile néven. Ez a legegyszerűbben úgy tudjuk megtenni, hogy a projekthez magához adunk hozzá egy üres fájlt.</w:t>
      </w:r>
    </w:p>
    <w:p w14:paraId="38021388" w14:textId="77777777" w:rsidR="002263BD" w:rsidRDefault="002263BD" w:rsidP="00014523"/>
    <w:p w14:paraId="14DA4DD2" w14:textId="045BD5F3" w:rsidR="002263BD" w:rsidRDefault="002263BD" w:rsidP="00014523">
      <w:r>
        <w:rPr>
          <w:noProof/>
        </w:rPr>
        <w:drawing>
          <wp:inline distT="0" distB="0" distL="0" distR="0" wp14:anchorId="522B8532" wp14:editId="287F81CD">
            <wp:extent cx="5219700" cy="30312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creen Shot 2015-04-28 at 15.11.19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" b="1953"/>
                    <a:stretch/>
                  </pic:blipFill>
                  <pic:spPr bwMode="auto">
                    <a:xfrm>
                      <a:off x="0" y="0"/>
                      <a:ext cx="5220100" cy="3031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D3F82" w14:textId="77777777" w:rsidR="002263BD" w:rsidRDefault="002263BD" w:rsidP="00014523"/>
    <w:p w14:paraId="0C6631B7" w14:textId="1CE13988" w:rsidR="002263BD" w:rsidRDefault="002263BD" w:rsidP="00014523">
      <w:r>
        <w:t>A tartalma legyen a következő:</w:t>
      </w:r>
    </w:p>
    <w:p w14:paraId="4F3DC8CC" w14:textId="77777777" w:rsidR="00BB033B" w:rsidRPr="00BB033B" w:rsidRDefault="00BB033B" w:rsidP="00BB03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onaco" w:hAnsi="Monaco" w:cs="Courier New"/>
          <w:color w:val="000000"/>
          <w:sz w:val="20"/>
          <w:szCs w:val="20"/>
          <w:lang w:val="hu-HU"/>
        </w:rPr>
      </w:pPr>
      <w:r w:rsidRPr="00BB033B">
        <w:rPr>
          <w:rFonts w:ascii="Monaco" w:hAnsi="Monaco" w:cs="Courier New"/>
          <w:color w:val="000000"/>
          <w:sz w:val="20"/>
          <w:szCs w:val="20"/>
          <w:lang w:val="hu-HU"/>
        </w:rPr>
        <w:t>source 'https://github.com/CocoaPods/Specs.git'</w:t>
      </w:r>
    </w:p>
    <w:p w14:paraId="104D1FCA" w14:textId="77777777" w:rsidR="00BB033B" w:rsidRPr="00BB033B" w:rsidRDefault="00BB033B" w:rsidP="00BB03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onaco" w:hAnsi="Monaco" w:cs="Courier New"/>
          <w:color w:val="000000"/>
          <w:sz w:val="20"/>
          <w:szCs w:val="20"/>
          <w:lang w:val="hu-HU"/>
        </w:rPr>
      </w:pPr>
      <w:r w:rsidRPr="00BB033B">
        <w:rPr>
          <w:rFonts w:ascii="Monaco" w:hAnsi="Monaco" w:cs="Courier New"/>
          <w:color w:val="000000"/>
          <w:sz w:val="20"/>
          <w:szCs w:val="20"/>
          <w:lang w:val="hu-HU"/>
        </w:rPr>
        <w:t>platform :ios, '8.0'</w:t>
      </w:r>
    </w:p>
    <w:p w14:paraId="79C94E83" w14:textId="77777777" w:rsidR="00BB033B" w:rsidRPr="00BB033B" w:rsidRDefault="00BB033B" w:rsidP="00BB03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onaco" w:hAnsi="Monaco" w:cs="Courier New"/>
          <w:color w:val="000000"/>
          <w:sz w:val="20"/>
          <w:szCs w:val="20"/>
          <w:lang w:val="hu-HU"/>
        </w:rPr>
      </w:pPr>
      <w:r w:rsidRPr="00BB033B">
        <w:rPr>
          <w:rFonts w:ascii="Monaco" w:hAnsi="Monaco" w:cs="Courier New"/>
          <w:color w:val="000000"/>
          <w:sz w:val="20"/>
          <w:szCs w:val="20"/>
          <w:lang w:val="hu-HU"/>
        </w:rPr>
        <w:t>use_frameworks!</w:t>
      </w:r>
    </w:p>
    <w:p w14:paraId="3AD5F864" w14:textId="77777777" w:rsidR="00BB033B" w:rsidRPr="00BB033B" w:rsidRDefault="00BB033B" w:rsidP="00BB03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onaco" w:hAnsi="Monaco" w:cs="Courier New"/>
          <w:color w:val="000000"/>
          <w:sz w:val="20"/>
          <w:szCs w:val="20"/>
          <w:lang w:val="hu-HU"/>
        </w:rPr>
      </w:pPr>
    </w:p>
    <w:p w14:paraId="3DA6F775" w14:textId="77777777" w:rsidR="00BB033B" w:rsidRPr="00BB033B" w:rsidRDefault="00BB033B" w:rsidP="00BB03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onaco" w:hAnsi="Monaco" w:cs="Courier New"/>
          <w:color w:val="000000"/>
          <w:sz w:val="20"/>
          <w:szCs w:val="20"/>
          <w:lang w:val="hu-HU"/>
        </w:rPr>
      </w:pPr>
      <w:r w:rsidRPr="00BB033B">
        <w:rPr>
          <w:rFonts w:ascii="Monaco" w:hAnsi="Monaco" w:cs="Courier New"/>
          <w:color w:val="000000"/>
          <w:sz w:val="20"/>
          <w:szCs w:val="20"/>
          <w:lang w:val="hu-HU"/>
        </w:rPr>
        <w:t>pod 'Kingfisher', '~&gt; 1.8'</w:t>
      </w:r>
    </w:p>
    <w:p w14:paraId="78CEBFB8" w14:textId="5EE95395" w:rsidR="000D583E" w:rsidRPr="000D583E" w:rsidRDefault="00BB033B" w:rsidP="000D58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onaco" w:hAnsi="Monaco" w:cs="Courier New"/>
          <w:color w:val="000000"/>
          <w:sz w:val="20"/>
          <w:szCs w:val="20"/>
          <w:lang w:val="hu-HU"/>
        </w:rPr>
      </w:pPr>
      <w:r w:rsidRPr="00BB033B">
        <w:rPr>
          <w:rFonts w:ascii="Monaco" w:hAnsi="Monaco" w:cs="Courier New"/>
          <w:color w:val="000000"/>
          <w:sz w:val="20"/>
          <w:szCs w:val="20"/>
          <w:lang w:val="hu-HU"/>
        </w:rPr>
        <w:t>pod 'Alamofire', '~&gt; 3.0'</w:t>
      </w:r>
    </w:p>
    <w:p w14:paraId="3EA36186" w14:textId="77777777" w:rsidR="002263BD" w:rsidRDefault="002263BD" w:rsidP="00014523"/>
    <w:p w14:paraId="71074D98" w14:textId="1AA14EA0" w:rsidR="00BB033B" w:rsidRDefault="00BB033B" w:rsidP="00014523">
      <w:r>
        <w:t>Az Alamofire azért kell beleírni, hogy az újonan generált workspace is magába foglalja a modult. Mostantól viszont már akár le is töröhetjük a korábban letöltött állományokat.</w:t>
      </w:r>
    </w:p>
    <w:p w14:paraId="5BED2466" w14:textId="77777777" w:rsidR="00BB033B" w:rsidRDefault="00BB033B" w:rsidP="00014523"/>
    <w:p w14:paraId="41111C86" w14:textId="68CB3C02" w:rsidR="000D583E" w:rsidRDefault="000D583E" w:rsidP="00014523">
      <w:r>
        <w:t xml:space="preserve">Mentsük el, majd menjünk vissza terminálhoz navigáljunk el a </w:t>
      </w:r>
      <w:r w:rsidRPr="00406E56">
        <w:rPr>
          <w:b/>
        </w:rPr>
        <w:t>project gyökérkönyvtárába</w:t>
      </w:r>
      <w:r>
        <w:t xml:space="preserve"> és írjuk be a következő parancsot:</w:t>
      </w:r>
    </w:p>
    <w:p w14:paraId="2E5AB47F" w14:textId="77777777" w:rsidR="000D583E" w:rsidRDefault="000D583E" w:rsidP="00014523"/>
    <w:p w14:paraId="385C8A58" w14:textId="77777777" w:rsidR="000D583E" w:rsidRPr="000D583E" w:rsidRDefault="000D583E" w:rsidP="000D58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onaco" w:hAnsi="Monaco" w:cs="Courier New"/>
          <w:color w:val="000000"/>
          <w:sz w:val="20"/>
          <w:szCs w:val="20"/>
          <w:lang w:val="hu-HU"/>
        </w:rPr>
      </w:pPr>
      <w:r w:rsidRPr="000D583E">
        <w:rPr>
          <w:rFonts w:ascii="Monaco" w:hAnsi="Monaco" w:cs="Courier New"/>
          <w:color w:val="000000"/>
          <w:sz w:val="20"/>
          <w:szCs w:val="20"/>
          <w:lang w:val="hu-HU"/>
        </w:rPr>
        <w:t>$ pod install</w:t>
      </w:r>
    </w:p>
    <w:p w14:paraId="57CA0AB1" w14:textId="39FDF8BB" w:rsidR="000D583E" w:rsidRDefault="000D583E" w:rsidP="00014523">
      <w:r>
        <w:t xml:space="preserve">Ha sikerült, zárjuk be a projektet és a Finderben keressük meg a projektünket. Látható, hogy a </w:t>
      </w:r>
      <w:r w:rsidRPr="000D583E">
        <w:t>PictureDownloader.xcodeproj</w:t>
      </w:r>
      <w:r>
        <w:t xml:space="preserve"> projektfájl mellett megjelent egy </w:t>
      </w:r>
      <w:r w:rsidRPr="000D583E">
        <w:t>PictureDownloader.xcworkspace</w:t>
      </w:r>
      <w:r>
        <w:t xml:space="preserve"> fájl is. Utóbbit nyissuk meg.</w:t>
      </w:r>
    </w:p>
    <w:p w14:paraId="2DDE08A2" w14:textId="77777777" w:rsidR="000D583E" w:rsidRPr="00014523" w:rsidRDefault="000D583E" w:rsidP="00014523"/>
    <w:p w14:paraId="1D5F6C27" w14:textId="71702645" w:rsidR="00331F85" w:rsidRDefault="00BB033B">
      <w:pPr>
        <w:rPr>
          <w:lang w:val="hu-HU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C35E9D3" wp14:editId="1E9AD0C8">
            <wp:simplePos x="0" y="0"/>
            <wp:positionH relativeFrom="margin">
              <wp:posOffset>1616710</wp:posOffset>
            </wp:positionH>
            <wp:positionV relativeFrom="paragraph">
              <wp:posOffset>196215</wp:posOffset>
            </wp:positionV>
            <wp:extent cx="2044065" cy="3606800"/>
            <wp:effectExtent l="0" t="0" r="0" b="0"/>
            <wp:wrapTopAndBottom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creen Shot 2015-04-28 at 16.20.03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8" b="4487"/>
                    <a:stretch/>
                  </pic:blipFill>
                  <pic:spPr bwMode="auto">
                    <a:xfrm>
                      <a:off x="0" y="0"/>
                      <a:ext cx="2044065" cy="36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F85">
        <w:rPr>
          <w:lang w:val="hu-HU"/>
        </w:rPr>
        <w:t>Valami ilyesmit kell látnunk.</w:t>
      </w:r>
    </w:p>
    <w:p w14:paraId="481A9764" w14:textId="396EF9C1" w:rsidR="00331F85" w:rsidRDefault="00331F85">
      <w:pPr>
        <w:rPr>
          <w:lang w:val="hu-HU"/>
        </w:rPr>
      </w:pPr>
    </w:p>
    <w:p w14:paraId="34484A38" w14:textId="2FB28019" w:rsidR="00BB033B" w:rsidRDefault="00BB033B">
      <w:pPr>
        <w:rPr>
          <w:lang w:val="hu-HU"/>
        </w:rPr>
      </w:pPr>
      <w:r>
        <w:rPr>
          <w:lang w:val="hu-HU"/>
        </w:rPr>
        <w:t>Nyissuk meg a ViewController.swift állományunkat és töröljük/kommentezzük ki a korábban írt  viewWillAppear metódust.</w:t>
      </w:r>
    </w:p>
    <w:p w14:paraId="2828505C" w14:textId="3C75B8D1" w:rsidR="00FF61EF" w:rsidRDefault="00BB033B">
      <w:pPr>
        <w:rPr>
          <w:lang w:val="hu-HU"/>
        </w:rPr>
      </w:pPr>
      <w:r>
        <w:rPr>
          <w:lang w:val="hu-HU"/>
        </w:rPr>
        <w:t>Ezzel sajnos azt értük el, hogy már nem töltődik be automatikusan a járművek képei, amikor a nézetet megjelenítjük</w:t>
      </w:r>
      <w:r w:rsidR="00331F85">
        <w:rPr>
          <w:lang w:val="hu-HU"/>
        </w:rPr>
        <w:t>.</w:t>
      </w:r>
      <w:r>
        <w:rPr>
          <w:lang w:val="hu-HU"/>
        </w:rPr>
        <w:t xml:space="preserve"> Hogy a  Kingfish-t tudjuk használni adjuk hozzá a következő sort a </w:t>
      </w:r>
      <w:r w:rsidR="0046419F">
        <w:rPr>
          <w:lang w:val="hu-HU"/>
        </w:rPr>
        <w:t>fájlhoz.</w:t>
      </w:r>
      <w:r>
        <w:rPr>
          <w:lang w:val="hu-HU"/>
        </w:rPr>
        <w:t xml:space="preserve"> </w:t>
      </w:r>
    </w:p>
    <w:p w14:paraId="42D4FA35" w14:textId="77777777" w:rsidR="00331F85" w:rsidRDefault="00331F85">
      <w:pPr>
        <w:rPr>
          <w:lang w:val="hu-HU"/>
        </w:rPr>
      </w:pPr>
    </w:p>
    <w:p w14:paraId="40F83102" w14:textId="44BCA1A4" w:rsidR="00331F85" w:rsidRPr="00117B36" w:rsidRDefault="00331F85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1391FCB4" wp14:editId="62983CFC">
                <wp:extent cx="5257800" cy="1122892"/>
                <wp:effectExtent l="0" t="0" r="0" b="2540"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445FF" w14:textId="77777777" w:rsidR="0046419F" w:rsidRPr="0046419F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46419F">
                              <w:rPr>
                                <w:rFonts w:ascii="Menlo" w:hAnsi="Menlo" w:cs="Menlo"/>
                                <w:color w:val="AA0D91"/>
                                <w:sz w:val="20"/>
                                <w:szCs w:val="22"/>
                              </w:rPr>
                              <w:t>import</w:t>
                            </w:r>
                            <w:r w:rsidRPr="0046419F">
                              <w:rPr>
                                <w:rFonts w:ascii="Menlo" w:hAnsi="Menlo" w:cs="Menlo"/>
                                <w:color w:val="000000"/>
                                <w:sz w:val="20"/>
                                <w:szCs w:val="22"/>
                              </w:rPr>
                              <w:t xml:space="preserve"> UIKit</w:t>
                            </w:r>
                          </w:p>
                          <w:p w14:paraId="4F2E3E66" w14:textId="77777777" w:rsidR="0046419F" w:rsidRPr="0046419F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46419F">
                              <w:rPr>
                                <w:rFonts w:ascii="Menlo" w:hAnsi="Menlo" w:cs="Menlo"/>
                                <w:color w:val="AA0D91"/>
                                <w:sz w:val="20"/>
                                <w:szCs w:val="22"/>
                              </w:rPr>
                              <w:t>import</w:t>
                            </w:r>
                            <w:r w:rsidRPr="0046419F">
                              <w:rPr>
                                <w:rFonts w:ascii="Menlo" w:hAnsi="Menlo" w:cs="Menlo"/>
                                <w:color w:val="000000"/>
                                <w:sz w:val="20"/>
                                <w:szCs w:val="22"/>
                              </w:rPr>
                              <w:t xml:space="preserve"> Alamofire</w:t>
                            </w:r>
                          </w:p>
                          <w:p w14:paraId="2920E100" w14:textId="3C1CA526" w:rsidR="00406E56" w:rsidRPr="0046419F" w:rsidRDefault="0046419F" w:rsidP="0046419F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4"/>
                                <w:szCs w:val="18"/>
                              </w:rPr>
                            </w:pPr>
                            <w:r w:rsidRPr="0046419F">
                              <w:rPr>
                                <w:rFonts w:ascii="Menlo" w:hAnsi="Menlo" w:cs="Menlo"/>
                                <w:color w:val="AA0D91"/>
                                <w:sz w:val="20"/>
                                <w:szCs w:val="22"/>
                                <w:highlight w:val="yellow"/>
                              </w:rPr>
                              <w:t>import</w:t>
                            </w:r>
                            <w:r w:rsidRPr="0046419F">
                              <w:rPr>
                                <w:rFonts w:ascii="Menlo" w:hAnsi="Menlo" w:cs="Menlo"/>
                                <w:color w:val="000000"/>
                                <w:sz w:val="20"/>
                                <w:szCs w:val="22"/>
                                <w:highlight w:val="yellow"/>
                              </w:rPr>
                              <w:t xml:space="preserve"> Kingfisher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91FCB4" id="Text_x0020_Box_x0020_91" o:spid="_x0000_s1044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" fillcolor="#eeece1 [3214]" stroked="f">
                <v:textbox style="mso-fit-shape-to-text:t" inset="2mm,2mm,2mm,2mm">
                  <w:txbxContent>
                    <w:p w14:paraId="6DF445FF" w14:textId="77777777" w:rsidR="0046419F" w:rsidRPr="0046419F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20"/>
                          <w:szCs w:val="22"/>
                        </w:rPr>
                      </w:pPr>
                      <w:r w:rsidRPr="0046419F">
                        <w:rPr>
                          <w:rFonts w:ascii="Menlo" w:hAnsi="Menlo" w:cs="Menlo"/>
                          <w:color w:val="AA0D91"/>
                          <w:sz w:val="20"/>
                          <w:szCs w:val="22"/>
                        </w:rPr>
                        <w:t>import</w:t>
                      </w:r>
                      <w:r w:rsidRPr="0046419F">
                        <w:rPr>
                          <w:rFonts w:ascii="Menlo" w:hAnsi="Menlo" w:cs="Menlo"/>
                          <w:color w:val="000000"/>
                          <w:sz w:val="20"/>
                          <w:szCs w:val="22"/>
                        </w:rPr>
                        <w:t xml:space="preserve"> UIKit</w:t>
                      </w:r>
                    </w:p>
                    <w:p w14:paraId="4F2E3E66" w14:textId="77777777" w:rsidR="0046419F" w:rsidRPr="0046419F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20"/>
                          <w:szCs w:val="22"/>
                        </w:rPr>
                      </w:pPr>
                      <w:r w:rsidRPr="0046419F">
                        <w:rPr>
                          <w:rFonts w:ascii="Menlo" w:hAnsi="Menlo" w:cs="Menlo"/>
                          <w:color w:val="AA0D91"/>
                          <w:sz w:val="20"/>
                          <w:szCs w:val="22"/>
                        </w:rPr>
                        <w:t>import</w:t>
                      </w:r>
                      <w:r w:rsidRPr="0046419F">
                        <w:rPr>
                          <w:rFonts w:ascii="Menlo" w:hAnsi="Menlo" w:cs="Menlo"/>
                          <w:color w:val="000000"/>
                          <w:sz w:val="20"/>
                          <w:szCs w:val="22"/>
                        </w:rPr>
                        <w:t xml:space="preserve"> Alamofire</w:t>
                      </w:r>
                    </w:p>
                    <w:p w14:paraId="2920E100" w14:textId="3C1CA526" w:rsidR="00406E56" w:rsidRPr="0046419F" w:rsidRDefault="0046419F" w:rsidP="0046419F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4"/>
                          <w:szCs w:val="18"/>
                        </w:rPr>
                      </w:pPr>
                      <w:r w:rsidRPr="0046419F">
                        <w:rPr>
                          <w:rFonts w:ascii="Menlo" w:hAnsi="Menlo" w:cs="Menlo"/>
                          <w:color w:val="AA0D91"/>
                          <w:sz w:val="20"/>
                          <w:szCs w:val="22"/>
                          <w:highlight w:val="yellow"/>
                        </w:rPr>
                        <w:t>import</w:t>
                      </w:r>
                      <w:r w:rsidRPr="0046419F">
                        <w:rPr>
                          <w:rFonts w:ascii="Menlo" w:hAnsi="Menlo" w:cs="Menlo"/>
                          <w:color w:val="000000"/>
                          <w:sz w:val="20"/>
                          <w:szCs w:val="22"/>
                          <w:highlight w:val="yellow"/>
                        </w:rPr>
                        <w:t xml:space="preserve"> Kingfisher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48CEBD" w14:textId="77777777" w:rsidR="00350550" w:rsidRDefault="00350550" w:rsidP="000E7014">
      <w:pPr>
        <w:jc w:val="both"/>
        <w:rPr>
          <w:lang w:val="hu-HU"/>
        </w:rPr>
      </w:pPr>
    </w:p>
    <w:p w14:paraId="136AE1DC" w14:textId="77644434" w:rsidR="008B4752" w:rsidRDefault="008B4752" w:rsidP="000E7014">
      <w:pPr>
        <w:jc w:val="both"/>
        <w:rPr>
          <w:lang w:val="hu-HU"/>
        </w:rPr>
      </w:pPr>
      <w:r>
        <w:rPr>
          <w:lang w:val="hu-HU"/>
        </w:rPr>
        <w:t>Végül egészítsük ki a ViewController</w:t>
      </w:r>
      <w:r w:rsidR="0046419F">
        <w:rPr>
          <w:lang w:val="hu-HU"/>
        </w:rPr>
        <w:t xml:space="preserve"> viewDidLoad metódusát, hogy le is töltödjön a kép.</w:t>
      </w:r>
      <w:r>
        <w:rPr>
          <w:lang w:val="hu-HU"/>
        </w:rPr>
        <w:t xml:space="preserve"> Ehhez adjunk hozzá </w:t>
      </w:r>
      <w:r w:rsidR="0046419F">
        <w:rPr>
          <w:lang w:val="hu-HU"/>
        </w:rPr>
        <w:t>a következő sort</w:t>
      </w:r>
      <w:r>
        <w:rPr>
          <w:lang w:val="hu-HU"/>
        </w:rPr>
        <w:t>:</w:t>
      </w:r>
    </w:p>
    <w:p w14:paraId="795535D3" w14:textId="77777777" w:rsidR="008B4752" w:rsidRDefault="008B4752" w:rsidP="000E7014">
      <w:pPr>
        <w:jc w:val="both"/>
        <w:rPr>
          <w:lang w:val="hu-HU"/>
        </w:rPr>
      </w:pPr>
    </w:p>
    <w:p w14:paraId="4D74CD9F" w14:textId="4DE69D44" w:rsidR="008B4752" w:rsidRDefault="008B4752" w:rsidP="000E7014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232C26CD" wp14:editId="6FD94BEE">
                <wp:extent cx="5257800" cy="1122892"/>
                <wp:effectExtent l="0" t="0" r="0" b="2540"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2E330" w14:textId="0875B192" w:rsidR="0046419F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  <w:tab/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  <w:t>view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rFonts w:ascii="Menlo" w:hAnsi="Menlo" w:cs="Menlo"/>
                                <w:color w:val="2E0D6E"/>
                                <w:sz w:val="22"/>
                                <w:szCs w:val="22"/>
                              </w:rPr>
                              <w:t>addSubview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>(displayButton)</w:t>
                            </w:r>
                          </w:p>
                          <w:p w14:paraId="0E3BA78A" w14:textId="2C565E8A" w:rsidR="0046419F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3F6E74"/>
                                <w:sz w:val="22"/>
                                <w:szCs w:val="22"/>
                              </w:rPr>
                              <w:tab/>
                              <w:t>HUD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 xml:space="preserve"> = </w:t>
                            </w:r>
                            <w:r>
                              <w:rPr>
                                <w:rFonts w:ascii="Menlo" w:hAnsi="Menlo" w:cs="Menlo"/>
                                <w:color w:val="3F6E74"/>
                                <w:sz w:val="22"/>
                                <w:szCs w:val="22"/>
                              </w:rPr>
                              <w:t>MBProgressHUD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 xml:space="preserve">(view: </w:t>
                            </w:r>
                            <w:r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  <w:t>view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21970724" w14:textId="1EEE3333" w:rsidR="0046419F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  <w:t>view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rFonts w:ascii="Menlo" w:hAnsi="Menlo" w:cs="Menlo"/>
                                <w:color w:val="2E0D6E"/>
                                <w:sz w:val="22"/>
                                <w:szCs w:val="22"/>
                              </w:rPr>
                              <w:t>addSubview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3F6E74"/>
                                <w:sz w:val="22"/>
                                <w:szCs w:val="22"/>
                              </w:rPr>
                              <w:t>HUD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>!)</w:t>
                            </w:r>
                          </w:p>
                          <w:p w14:paraId="39F9B7C9" w14:textId="77777777" w:rsidR="0046419F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</w:p>
                          <w:p w14:paraId="3C0C6D57" w14:textId="3ED35C51" w:rsidR="0046419F" w:rsidRDefault="0046419F" w:rsidP="0046419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 w:rsidRPr="0046419F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  <w:highlight w:val="yellow"/>
                              </w:rPr>
                              <w:t>self</w:t>
                            </w:r>
                            <w:r w:rsidRPr="0046419F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46419F">
                              <w:rPr>
                                <w:rFonts w:ascii="Menlo" w:hAnsi="Menlo" w:cs="Menlo"/>
                                <w:color w:val="3F6E74"/>
                                <w:sz w:val="22"/>
                                <w:szCs w:val="22"/>
                                <w:highlight w:val="yellow"/>
                              </w:rPr>
                              <w:t>imageView</w:t>
                            </w:r>
                            <w:r w:rsidRPr="0046419F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  <w:highlight w:val="yellow"/>
                              </w:rPr>
                              <w:t>!.</w:t>
                            </w:r>
                            <w:r w:rsidRPr="0046419F">
                              <w:rPr>
                                <w:rFonts w:ascii="Menlo" w:hAnsi="Menlo" w:cs="Menlo"/>
                                <w:color w:val="26474B"/>
                                <w:sz w:val="22"/>
                                <w:szCs w:val="22"/>
                                <w:highlight w:val="yellow"/>
                              </w:rPr>
                              <w:t>kf_setImageWithURL</w:t>
                            </w:r>
                            <w:r w:rsidRPr="0046419F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  <w:highlight w:val="yellow"/>
                              </w:rPr>
                              <w:t>(</w:t>
                            </w:r>
                            <w:r w:rsidRPr="0046419F">
                              <w:rPr>
                                <w:rFonts w:ascii="Menlo" w:hAnsi="Menlo" w:cs="Menlo"/>
                                <w:color w:val="3F6E74"/>
                                <w:sz w:val="22"/>
                                <w:szCs w:val="22"/>
                                <w:highlight w:val="yellow"/>
                              </w:rPr>
                              <w:t>imageUrl</w:t>
                            </w:r>
                            <w:r w:rsidRPr="0046419F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  <w:highlight w:val="yellow"/>
                              </w:rPr>
                              <w:t>!)</w:t>
                            </w:r>
                          </w:p>
                          <w:p w14:paraId="0E05998E" w14:textId="4D897614" w:rsidR="00406E56" w:rsidRPr="008B4752" w:rsidRDefault="0046419F" w:rsidP="0046419F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2C26CD" id="Text_x0020_Box_x0020_92" o:spid="_x0000_s1045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" fillcolor="#eeece1 [3214]" stroked="f">
                <v:textbox style="mso-fit-shape-to-text:t" inset="2mm,2mm,2mm,2mm">
                  <w:txbxContent>
                    <w:p w14:paraId="2812E330" w14:textId="0875B192" w:rsidR="0046419F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AA0D91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AA0D91"/>
                          <w:sz w:val="22"/>
                          <w:szCs w:val="22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Menlo" w:hAnsi="Menlo" w:cs="Menlo"/>
                          <w:color w:val="5C2699"/>
                          <w:sz w:val="22"/>
                          <w:szCs w:val="22"/>
                        </w:rPr>
                        <w:t>view</w:t>
                      </w: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Menlo" w:hAnsi="Menlo" w:cs="Menlo"/>
                          <w:color w:val="2E0D6E"/>
                          <w:sz w:val="22"/>
                          <w:szCs w:val="22"/>
                        </w:rPr>
                        <w:t>addSubview</w:t>
                      </w: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(displayButton)</w:t>
                      </w:r>
                    </w:p>
                    <w:p w14:paraId="0E3BA78A" w14:textId="2C565E8A" w:rsidR="0046419F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3F6E7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3F6E74"/>
                          <w:sz w:val="22"/>
                          <w:szCs w:val="22"/>
                        </w:rPr>
                        <w:t>HUD</w:t>
                      </w: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 xml:space="preserve"> = </w:t>
                      </w:r>
                      <w:r>
                        <w:rPr>
                          <w:rFonts w:ascii="Menlo" w:hAnsi="Menlo" w:cs="Menlo"/>
                          <w:color w:val="3F6E74"/>
                          <w:sz w:val="22"/>
                          <w:szCs w:val="22"/>
                        </w:rPr>
                        <w:t>MBProgressHUD</w:t>
                      </w: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 xml:space="preserve">(view: </w:t>
                      </w:r>
                      <w:r>
                        <w:rPr>
                          <w:rFonts w:ascii="Menlo" w:hAnsi="Menlo" w:cs="Menlo"/>
                          <w:color w:val="AA0D91"/>
                          <w:sz w:val="22"/>
                          <w:szCs w:val="22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Menlo" w:hAnsi="Menlo" w:cs="Menlo"/>
                          <w:color w:val="5C2699"/>
                          <w:sz w:val="22"/>
                          <w:szCs w:val="22"/>
                        </w:rPr>
                        <w:t>view</w:t>
                      </w: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  <w:p w14:paraId="21970724" w14:textId="1EEE3333" w:rsidR="0046419F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ascii="Menlo" w:hAnsi="Menlo" w:cs="Menlo"/>
                          <w:color w:val="AA0D91"/>
                          <w:sz w:val="22"/>
                          <w:szCs w:val="22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Menlo" w:hAnsi="Menlo" w:cs="Menlo"/>
                          <w:color w:val="5C2699"/>
                          <w:sz w:val="22"/>
                          <w:szCs w:val="22"/>
                        </w:rPr>
                        <w:t>view</w:t>
                      </w: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Menlo" w:hAnsi="Menlo" w:cs="Menlo"/>
                          <w:color w:val="2E0D6E"/>
                          <w:sz w:val="22"/>
                          <w:szCs w:val="22"/>
                        </w:rPr>
                        <w:t>addSubview</w:t>
                      </w: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3F6E74"/>
                          <w:sz w:val="22"/>
                          <w:szCs w:val="22"/>
                        </w:rPr>
                        <w:t>HUD</w:t>
                      </w: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!)</w:t>
                      </w:r>
                    </w:p>
                    <w:p w14:paraId="39F9B7C9" w14:textId="77777777" w:rsidR="0046419F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</w:p>
                    <w:p w14:paraId="3C0C6D57" w14:textId="3ED35C51" w:rsidR="0046419F" w:rsidRDefault="0046419F" w:rsidP="0046419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 w:rsidRPr="0046419F">
                        <w:rPr>
                          <w:rFonts w:ascii="Menlo" w:hAnsi="Menlo" w:cs="Menlo"/>
                          <w:color w:val="AA0D91"/>
                          <w:sz w:val="22"/>
                          <w:szCs w:val="22"/>
                          <w:highlight w:val="yellow"/>
                        </w:rPr>
                        <w:t>self</w:t>
                      </w:r>
                      <w:r w:rsidRPr="0046419F"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  <w:highlight w:val="yellow"/>
                        </w:rPr>
                        <w:t>.</w:t>
                      </w:r>
                      <w:r w:rsidRPr="0046419F">
                        <w:rPr>
                          <w:rFonts w:ascii="Menlo" w:hAnsi="Menlo" w:cs="Menlo"/>
                          <w:color w:val="3F6E74"/>
                          <w:sz w:val="22"/>
                          <w:szCs w:val="22"/>
                          <w:highlight w:val="yellow"/>
                        </w:rPr>
                        <w:t>imageView</w:t>
                      </w:r>
                      <w:r w:rsidRPr="0046419F"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  <w:highlight w:val="yellow"/>
                        </w:rPr>
                        <w:t>!.</w:t>
                      </w:r>
                      <w:r w:rsidRPr="0046419F">
                        <w:rPr>
                          <w:rFonts w:ascii="Menlo" w:hAnsi="Menlo" w:cs="Menlo"/>
                          <w:color w:val="26474B"/>
                          <w:sz w:val="22"/>
                          <w:szCs w:val="22"/>
                          <w:highlight w:val="yellow"/>
                        </w:rPr>
                        <w:t>kf_setImageWithURL</w:t>
                      </w:r>
                      <w:r w:rsidRPr="0046419F"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  <w:highlight w:val="yellow"/>
                        </w:rPr>
                        <w:t>(</w:t>
                      </w:r>
                      <w:r w:rsidRPr="0046419F">
                        <w:rPr>
                          <w:rFonts w:ascii="Menlo" w:hAnsi="Menlo" w:cs="Menlo"/>
                          <w:color w:val="3F6E74"/>
                          <w:sz w:val="22"/>
                          <w:szCs w:val="22"/>
                          <w:highlight w:val="yellow"/>
                        </w:rPr>
                        <w:t>imageUrl</w:t>
                      </w:r>
                      <w:r w:rsidRPr="0046419F"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  <w:highlight w:val="yellow"/>
                        </w:rPr>
                        <w:t>!)</w:t>
                      </w:r>
                    </w:p>
                    <w:p w14:paraId="0E05998E" w14:textId="4D897614" w:rsidR="00406E56" w:rsidRPr="008B4752" w:rsidRDefault="0046419F" w:rsidP="0046419F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7F869D" w14:textId="77777777" w:rsidR="008B4752" w:rsidRDefault="008B4752" w:rsidP="000E7014">
      <w:pPr>
        <w:jc w:val="both"/>
        <w:rPr>
          <w:lang w:val="hu-HU"/>
        </w:rPr>
      </w:pPr>
    </w:p>
    <w:p w14:paraId="0444B464" w14:textId="45EC9E95" w:rsidR="00ED42A8" w:rsidRPr="00117B36" w:rsidRDefault="00ED42A8" w:rsidP="00ED42A8">
      <w:pPr>
        <w:pStyle w:val="Heading2"/>
        <w:rPr>
          <w:lang w:val="hu-HU"/>
        </w:rPr>
      </w:pPr>
      <w:r w:rsidRPr="00117B36">
        <w:rPr>
          <w:lang w:val="hu-HU"/>
        </w:rPr>
        <w:t>Önálló feladat</w:t>
      </w:r>
      <w:r w:rsidR="009E3E47" w:rsidRPr="00117B36">
        <w:rPr>
          <w:lang w:val="hu-HU"/>
        </w:rPr>
        <w:t>ok</w:t>
      </w:r>
    </w:p>
    <w:p w14:paraId="5AC90E1C" w14:textId="77777777" w:rsidR="00ED42A8" w:rsidRPr="00117B36" w:rsidRDefault="00ED42A8" w:rsidP="00ED42A8">
      <w:pPr>
        <w:rPr>
          <w:lang w:val="hu-HU"/>
        </w:rPr>
      </w:pPr>
    </w:p>
    <w:p w14:paraId="211EBFEE" w14:textId="6457EE98" w:rsidR="00ED42A8" w:rsidRPr="00117B36" w:rsidRDefault="00F735D6">
      <w:pPr>
        <w:pStyle w:val="ListParagraph"/>
        <w:numPr>
          <w:ilvl w:val="0"/>
          <w:numId w:val="20"/>
        </w:numPr>
        <w:jc w:val="both"/>
        <w:rPr>
          <w:lang w:val="hu-HU"/>
        </w:rPr>
        <w:pPrChange w:id="156" w:author="Imre Kelényi" w:date="2014-05-05T17:31:00Z">
          <w:pPr/>
        </w:pPrChange>
      </w:pPr>
      <w:r>
        <w:rPr>
          <w:lang w:val="hu-HU"/>
        </w:rPr>
        <w:t>Jelenítsük meg a letöltött képet valami kreatív módon!</w:t>
      </w:r>
    </w:p>
    <w:sectPr w:rsidR="00ED42A8" w:rsidRPr="00117B36" w:rsidSect="00FB57E6">
      <w:headerReference w:type="default" r:id="rId25"/>
      <w:footerReference w:type="even" r:id="rId26"/>
      <w:footerReference w:type="default" r:id="rId27"/>
      <w:pgSz w:w="11900" w:h="16840"/>
      <w:pgMar w:top="1249" w:right="1800" w:bottom="993" w:left="1800" w:header="708" w:footer="8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9F1F16" w14:textId="77777777" w:rsidR="00406E56" w:rsidRDefault="00406E56" w:rsidP="00332942">
      <w:r>
        <w:separator/>
      </w:r>
    </w:p>
  </w:endnote>
  <w:endnote w:type="continuationSeparator" w:id="0">
    <w:p w14:paraId="6382EEC0" w14:textId="77777777" w:rsidR="00406E56" w:rsidRDefault="00406E56" w:rsidP="00332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B3E9A1" w14:textId="77777777" w:rsidR="00406E56" w:rsidRDefault="00406E56" w:rsidP="0033294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16A28C" w14:textId="77777777" w:rsidR="00406E56" w:rsidRDefault="00406E5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B87320" w14:textId="77777777" w:rsidR="00406E56" w:rsidRPr="00332942" w:rsidRDefault="00406E56" w:rsidP="00FB57E6">
    <w:pPr>
      <w:pStyle w:val="Footer"/>
      <w:framePr w:wrap="around" w:vAnchor="text" w:hAnchor="margin" w:xAlign="center" w:y="281"/>
      <w:rPr>
        <w:rStyle w:val="PageNumber"/>
        <w:sz w:val="20"/>
        <w:szCs w:val="20"/>
      </w:rPr>
    </w:pPr>
    <w:r w:rsidRPr="00332942">
      <w:rPr>
        <w:rStyle w:val="PageNumber"/>
        <w:sz w:val="20"/>
        <w:szCs w:val="20"/>
      </w:rPr>
      <w:fldChar w:fldCharType="begin"/>
    </w:r>
    <w:r w:rsidRPr="00332942">
      <w:rPr>
        <w:rStyle w:val="PageNumber"/>
        <w:sz w:val="20"/>
        <w:szCs w:val="20"/>
      </w:rPr>
      <w:instrText xml:space="preserve">PAGE  </w:instrText>
    </w:r>
    <w:r w:rsidRPr="00332942">
      <w:rPr>
        <w:rStyle w:val="PageNumber"/>
        <w:sz w:val="20"/>
        <w:szCs w:val="20"/>
      </w:rPr>
      <w:fldChar w:fldCharType="separate"/>
    </w:r>
    <w:r w:rsidR="00A8380F">
      <w:rPr>
        <w:rStyle w:val="PageNumber"/>
        <w:noProof/>
        <w:sz w:val="20"/>
        <w:szCs w:val="20"/>
      </w:rPr>
      <w:t>13</w:t>
    </w:r>
    <w:r w:rsidRPr="00332942">
      <w:rPr>
        <w:rStyle w:val="PageNumber"/>
        <w:sz w:val="20"/>
        <w:szCs w:val="20"/>
      </w:rPr>
      <w:fldChar w:fldCharType="end"/>
    </w:r>
  </w:p>
  <w:p w14:paraId="5B2570F5" w14:textId="77777777" w:rsidR="00406E56" w:rsidRDefault="00406E5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77FB75" w14:textId="77777777" w:rsidR="00406E56" w:rsidRDefault="00406E56" w:rsidP="00332942">
      <w:r>
        <w:separator/>
      </w:r>
    </w:p>
  </w:footnote>
  <w:footnote w:type="continuationSeparator" w:id="0">
    <w:p w14:paraId="32211879" w14:textId="77777777" w:rsidR="00406E56" w:rsidRDefault="00406E56" w:rsidP="0033294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DACBDD" w14:textId="52C87FFB" w:rsidR="00406E56" w:rsidRPr="00117B36" w:rsidRDefault="00406E56" w:rsidP="00117B36">
    <w:pPr>
      <w:rPr>
        <w:rFonts w:ascii="Times New Roman" w:eastAsia="Times New Roman" w:hAnsi="Times New Roman" w:cs="Times New Roman"/>
        <w:lang w:val="hu-HU"/>
      </w:rPr>
    </w:pPr>
    <w:r w:rsidRPr="00332942">
      <w:rPr>
        <w:sz w:val="20"/>
        <w:szCs w:val="20"/>
      </w:rPr>
      <w:t xml:space="preserve">iOS alapú </w:t>
    </w:r>
    <w:r>
      <w:rPr>
        <w:sz w:val="20"/>
        <w:szCs w:val="20"/>
      </w:rPr>
      <w:t>szoftverfejlesztés - Labor 12</w:t>
    </w:r>
    <w:r>
      <w:rPr>
        <w:sz w:val="20"/>
        <w:szCs w:val="20"/>
      </w:rPr>
      <w:tab/>
    </w:r>
    <w:r>
      <w:rPr>
        <w:sz w:val="20"/>
        <w:szCs w:val="20"/>
      </w:rPr>
      <w:tab/>
      <w:t xml:space="preserve">          </w:t>
    </w:r>
    <w:r>
      <w:rPr>
        <w:noProof/>
        <w:sz w:val="20"/>
        <w:szCs w:val="20"/>
      </w:rPr>
      <w:drawing>
        <wp:inline distT="0" distB="0" distL="0" distR="0" wp14:anchorId="6BB2F2FE" wp14:editId="18FABCAF">
          <wp:extent cx="2193469" cy="395617"/>
          <wp:effectExtent l="0" t="0" r="0" b="10795"/>
          <wp:docPr id="22" name="Picture 22" descr="/private/var/folders/34/ccb0n65n6y3_c06whtr06qyr0000gn/T/com.microsoft.Outlook/Outlook Temp/BME-AUT_logo_all (6)/BME-AUT logo hungarian/BME_AUT_logo_COLOR-hu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private/var/folders/34/ccb0n65n6y3_c06whtr06qyr0000gn/T/com.microsoft.Outlook/Outlook Temp/BME-AUT_logo_all (6)/BME-AUT logo hungarian/BME_AUT_logo_COLOR-hu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26467" cy="4015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7AE2CAC" w14:textId="16CEBAF7" w:rsidR="00406E56" w:rsidRPr="00332942" w:rsidRDefault="00406E56" w:rsidP="00332942">
    <w:pPr>
      <w:pStyle w:val="Header"/>
      <w:tabs>
        <w:tab w:val="clear" w:pos="8640"/>
        <w:tab w:val="left" w:pos="0"/>
        <w:tab w:val="right" w:pos="8364"/>
      </w:tabs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006D6"/>
    <w:multiLevelType w:val="hybridMultilevel"/>
    <w:tmpl w:val="04C69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1E3B9F"/>
    <w:multiLevelType w:val="hybridMultilevel"/>
    <w:tmpl w:val="102E0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F035DB"/>
    <w:multiLevelType w:val="multilevel"/>
    <w:tmpl w:val="D71E50EC"/>
    <w:lvl w:ilvl="0">
      <w:start w:val="1"/>
      <w:numFmt w:val="decimal"/>
      <w:pStyle w:val="Heading1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240C0DB1"/>
    <w:multiLevelType w:val="multilevel"/>
    <w:tmpl w:val="88721A6E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3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306D7757"/>
    <w:multiLevelType w:val="multilevel"/>
    <w:tmpl w:val="C08067B0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35B17864"/>
    <w:multiLevelType w:val="hybridMultilevel"/>
    <w:tmpl w:val="AF281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9C3EF5"/>
    <w:multiLevelType w:val="hybridMultilevel"/>
    <w:tmpl w:val="FC54C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624993"/>
    <w:multiLevelType w:val="hybridMultilevel"/>
    <w:tmpl w:val="8E9A5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1D189C"/>
    <w:multiLevelType w:val="hybridMultilevel"/>
    <w:tmpl w:val="86340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4D1E9C"/>
    <w:multiLevelType w:val="hybridMultilevel"/>
    <w:tmpl w:val="13502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C35F57"/>
    <w:multiLevelType w:val="hybridMultilevel"/>
    <w:tmpl w:val="D3C24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242739"/>
    <w:multiLevelType w:val="hybridMultilevel"/>
    <w:tmpl w:val="E04E8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991281"/>
    <w:multiLevelType w:val="hybridMultilevel"/>
    <w:tmpl w:val="0932F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CB0135"/>
    <w:multiLevelType w:val="hybridMultilevel"/>
    <w:tmpl w:val="109C6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B04524E"/>
    <w:multiLevelType w:val="hybridMultilevel"/>
    <w:tmpl w:val="77907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C96834"/>
    <w:multiLevelType w:val="hybridMultilevel"/>
    <w:tmpl w:val="A0B6E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6C7A61"/>
    <w:multiLevelType w:val="hybridMultilevel"/>
    <w:tmpl w:val="61EC1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11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12"/>
  </w:num>
  <w:num w:numId="9">
    <w:abstractNumId w:val="1"/>
  </w:num>
  <w:num w:numId="10">
    <w:abstractNumId w:val="5"/>
  </w:num>
  <w:num w:numId="11">
    <w:abstractNumId w:val="2"/>
  </w:num>
  <w:num w:numId="12">
    <w:abstractNumId w:val="10"/>
  </w:num>
  <w:num w:numId="13">
    <w:abstractNumId w:val="13"/>
  </w:num>
  <w:num w:numId="14">
    <w:abstractNumId w:val="15"/>
  </w:num>
  <w:num w:numId="15">
    <w:abstractNumId w:val="8"/>
  </w:num>
  <w:num w:numId="16">
    <w:abstractNumId w:val="2"/>
  </w:num>
  <w:num w:numId="17">
    <w:abstractNumId w:val="2"/>
  </w:num>
  <w:num w:numId="18">
    <w:abstractNumId w:val="7"/>
  </w:num>
  <w:num w:numId="19">
    <w:abstractNumId w:val="16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hideGrammaticalErrors/>
  <w:revisionView w:markup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37B"/>
    <w:rsid w:val="0000078C"/>
    <w:rsid w:val="00007F0C"/>
    <w:rsid w:val="00007FC6"/>
    <w:rsid w:val="00014523"/>
    <w:rsid w:val="0001560C"/>
    <w:rsid w:val="00020567"/>
    <w:rsid w:val="00021896"/>
    <w:rsid w:val="000249A9"/>
    <w:rsid w:val="0002756E"/>
    <w:rsid w:val="000322B7"/>
    <w:rsid w:val="00040634"/>
    <w:rsid w:val="0004114D"/>
    <w:rsid w:val="00050D8D"/>
    <w:rsid w:val="00051499"/>
    <w:rsid w:val="00055587"/>
    <w:rsid w:val="00055D36"/>
    <w:rsid w:val="0005609E"/>
    <w:rsid w:val="00067CA0"/>
    <w:rsid w:val="00070A1D"/>
    <w:rsid w:val="00071629"/>
    <w:rsid w:val="0007728B"/>
    <w:rsid w:val="00097CBE"/>
    <w:rsid w:val="000A25AB"/>
    <w:rsid w:val="000B523B"/>
    <w:rsid w:val="000B7AEF"/>
    <w:rsid w:val="000C2BE4"/>
    <w:rsid w:val="000C5174"/>
    <w:rsid w:val="000C6111"/>
    <w:rsid w:val="000D060C"/>
    <w:rsid w:val="000D583E"/>
    <w:rsid w:val="000E6539"/>
    <w:rsid w:val="000E7014"/>
    <w:rsid w:val="000F66FE"/>
    <w:rsid w:val="0010058D"/>
    <w:rsid w:val="00101FB7"/>
    <w:rsid w:val="00103D09"/>
    <w:rsid w:val="001047E3"/>
    <w:rsid w:val="00111459"/>
    <w:rsid w:val="0011170A"/>
    <w:rsid w:val="001177DC"/>
    <w:rsid w:val="00117B36"/>
    <w:rsid w:val="00121CA2"/>
    <w:rsid w:val="00126324"/>
    <w:rsid w:val="00135993"/>
    <w:rsid w:val="001414AD"/>
    <w:rsid w:val="001433D8"/>
    <w:rsid w:val="001439EF"/>
    <w:rsid w:val="00145A24"/>
    <w:rsid w:val="0015239A"/>
    <w:rsid w:val="00160360"/>
    <w:rsid w:val="00174B3F"/>
    <w:rsid w:val="00186C3F"/>
    <w:rsid w:val="001A08DF"/>
    <w:rsid w:val="001A1F7F"/>
    <w:rsid w:val="001A3130"/>
    <w:rsid w:val="001A7DA9"/>
    <w:rsid w:val="001B5612"/>
    <w:rsid w:val="001B719A"/>
    <w:rsid w:val="001C72BA"/>
    <w:rsid w:val="001D0039"/>
    <w:rsid w:val="001D2F00"/>
    <w:rsid w:val="001E0858"/>
    <w:rsid w:val="001E494E"/>
    <w:rsid w:val="001E6539"/>
    <w:rsid w:val="001F2715"/>
    <w:rsid w:val="00201B56"/>
    <w:rsid w:val="00203FF1"/>
    <w:rsid w:val="002054EE"/>
    <w:rsid w:val="00205C07"/>
    <w:rsid w:val="0021137B"/>
    <w:rsid w:val="00213D8F"/>
    <w:rsid w:val="00217C31"/>
    <w:rsid w:val="002263BD"/>
    <w:rsid w:val="00245D1A"/>
    <w:rsid w:val="00252B2A"/>
    <w:rsid w:val="002572E6"/>
    <w:rsid w:val="002576C6"/>
    <w:rsid w:val="00264B84"/>
    <w:rsid w:val="00265DE9"/>
    <w:rsid w:val="002742C4"/>
    <w:rsid w:val="00274361"/>
    <w:rsid w:val="002830EF"/>
    <w:rsid w:val="0029294A"/>
    <w:rsid w:val="002A23F9"/>
    <w:rsid w:val="002A30A7"/>
    <w:rsid w:val="002A7884"/>
    <w:rsid w:val="002C39C3"/>
    <w:rsid w:val="002C4172"/>
    <w:rsid w:val="002C604A"/>
    <w:rsid w:val="002C7FD4"/>
    <w:rsid w:val="002D130A"/>
    <w:rsid w:val="002D59D4"/>
    <w:rsid w:val="002D70F3"/>
    <w:rsid w:val="002F77A4"/>
    <w:rsid w:val="003007BA"/>
    <w:rsid w:val="0032200B"/>
    <w:rsid w:val="0032254A"/>
    <w:rsid w:val="00322916"/>
    <w:rsid w:val="00324744"/>
    <w:rsid w:val="00331F85"/>
    <w:rsid w:val="00332942"/>
    <w:rsid w:val="003401E3"/>
    <w:rsid w:val="00350550"/>
    <w:rsid w:val="00364355"/>
    <w:rsid w:val="00372F52"/>
    <w:rsid w:val="0037725B"/>
    <w:rsid w:val="00384A88"/>
    <w:rsid w:val="0039006B"/>
    <w:rsid w:val="00391621"/>
    <w:rsid w:val="003962C5"/>
    <w:rsid w:val="003A0116"/>
    <w:rsid w:val="003A46D9"/>
    <w:rsid w:val="003A487B"/>
    <w:rsid w:val="003A5528"/>
    <w:rsid w:val="003A59F8"/>
    <w:rsid w:val="003A5D9C"/>
    <w:rsid w:val="003B1624"/>
    <w:rsid w:val="003B1D9D"/>
    <w:rsid w:val="003B4012"/>
    <w:rsid w:val="003B45C1"/>
    <w:rsid w:val="003B5C22"/>
    <w:rsid w:val="003C2302"/>
    <w:rsid w:val="003C6B14"/>
    <w:rsid w:val="003C6D77"/>
    <w:rsid w:val="003D0CC5"/>
    <w:rsid w:val="003D6384"/>
    <w:rsid w:val="003D7E9E"/>
    <w:rsid w:val="003E2C76"/>
    <w:rsid w:val="003E49E1"/>
    <w:rsid w:val="003F36D0"/>
    <w:rsid w:val="00406E56"/>
    <w:rsid w:val="0041201C"/>
    <w:rsid w:val="00417215"/>
    <w:rsid w:val="0042005E"/>
    <w:rsid w:val="00426FDE"/>
    <w:rsid w:val="00432A3D"/>
    <w:rsid w:val="00442373"/>
    <w:rsid w:val="00442F45"/>
    <w:rsid w:val="004441BB"/>
    <w:rsid w:val="00446F55"/>
    <w:rsid w:val="00451865"/>
    <w:rsid w:val="00455E46"/>
    <w:rsid w:val="004611C7"/>
    <w:rsid w:val="00463CC1"/>
    <w:rsid w:val="0046419F"/>
    <w:rsid w:val="00464A77"/>
    <w:rsid w:val="00466335"/>
    <w:rsid w:val="00466BFF"/>
    <w:rsid w:val="00473F46"/>
    <w:rsid w:val="004840F0"/>
    <w:rsid w:val="00487221"/>
    <w:rsid w:val="00493BD7"/>
    <w:rsid w:val="004B04E5"/>
    <w:rsid w:val="004B5264"/>
    <w:rsid w:val="004C36D3"/>
    <w:rsid w:val="004C42FF"/>
    <w:rsid w:val="004C5B6D"/>
    <w:rsid w:val="004D66BB"/>
    <w:rsid w:val="004D77AE"/>
    <w:rsid w:val="004E3BAD"/>
    <w:rsid w:val="004E5D1C"/>
    <w:rsid w:val="00503912"/>
    <w:rsid w:val="0051097F"/>
    <w:rsid w:val="0051256E"/>
    <w:rsid w:val="0051411C"/>
    <w:rsid w:val="00521809"/>
    <w:rsid w:val="00530430"/>
    <w:rsid w:val="0053789A"/>
    <w:rsid w:val="005411DA"/>
    <w:rsid w:val="00546A6F"/>
    <w:rsid w:val="00547892"/>
    <w:rsid w:val="00552C21"/>
    <w:rsid w:val="00555619"/>
    <w:rsid w:val="00573E7D"/>
    <w:rsid w:val="00575043"/>
    <w:rsid w:val="00580281"/>
    <w:rsid w:val="00583C54"/>
    <w:rsid w:val="00590851"/>
    <w:rsid w:val="005911D6"/>
    <w:rsid w:val="00596A22"/>
    <w:rsid w:val="005979FF"/>
    <w:rsid w:val="005A4FD6"/>
    <w:rsid w:val="005B04AE"/>
    <w:rsid w:val="005B2B20"/>
    <w:rsid w:val="005B65BF"/>
    <w:rsid w:val="005C18D5"/>
    <w:rsid w:val="005C1A79"/>
    <w:rsid w:val="005C2CE0"/>
    <w:rsid w:val="005C5B04"/>
    <w:rsid w:val="005D1369"/>
    <w:rsid w:val="005D4157"/>
    <w:rsid w:val="005D5C37"/>
    <w:rsid w:val="005D7CCD"/>
    <w:rsid w:val="005E74C5"/>
    <w:rsid w:val="005F2F1D"/>
    <w:rsid w:val="00601CDF"/>
    <w:rsid w:val="006060B3"/>
    <w:rsid w:val="00606944"/>
    <w:rsid w:val="00607555"/>
    <w:rsid w:val="0061081A"/>
    <w:rsid w:val="00623DB8"/>
    <w:rsid w:val="00625EDD"/>
    <w:rsid w:val="00641D62"/>
    <w:rsid w:val="00642C7D"/>
    <w:rsid w:val="00645451"/>
    <w:rsid w:val="006464C5"/>
    <w:rsid w:val="00651D35"/>
    <w:rsid w:val="006523C1"/>
    <w:rsid w:val="0065514B"/>
    <w:rsid w:val="0066166B"/>
    <w:rsid w:val="00661C98"/>
    <w:rsid w:val="006647E9"/>
    <w:rsid w:val="00666B81"/>
    <w:rsid w:val="00675FBD"/>
    <w:rsid w:val="006779C8"/>
    <w:rsid w:val="00680AB6"/>
    <w:rsid w:val="00690097"/>
    <w:rsid w:val="00697608"/>
    <w:rsid w:val="0069781F"/>
    <w:rsid w:val="006A21B9"/>
    <w:rsid w:val="006B501C"/>
    <w:rsid w:val="006C233A"/>
    <w:rsid w:val="006D0D93"/>
    <w:rsid w:val="006D20C5"/>
    <w:rsid w:val="006D5472"/>
    <w:rsid w:val="006D58E6"/>
    <w:rsid w:val="006E5228"/>
    <w:rsid w:val="006E7389"/>
    <w:rsid w:val="006E7E69"/>
    <w:rsid w:val="006F0619"/>
    <w:rsid w:val="006F2F77"/>
    <w:rsid w:val="00701DEF"/>
    <w:rsid w:val="00710B57"/>
    <w:rsid w:val="007110DE"/>
    <w:rsid w:val="007160FB"/>
    <w:rsid w:val="00725C47"/>
    <w:rsid w:val="00737D8A"/>
    <w:rsid w:val="00740C88"/>
    <w:rsid w:val="00742C4E"/>
    <w:rsid w:val="007623BF"/>
    <w:rsid w:val="00770239"/>
    <w:rsid w:val="007713CC"/>
    <w:rsid w:val="00780D20"/>
    <w:rsid w:val="00783D25"/>
    <w:rsid w:val="00787D07"/>
    <w:rsid w:val="00791C91"/>
    <w:rsid w:val="007A48B3"/>
    <w:rsid w:val="007A4D9B"/>
    <w:rsid w:val="007A57EF"/>
    <w:rsid w:val="007A6416"/>
    <w:rsid w:val="007B35A8"/>
    <w:rsid w:val="007B50C9"/>
    <w:rsid w:val="007D086F"/>
    <w:rsid w:val="007D7030"/>
    <w:rsid w:val="007E2912"/>
    <w:rsid w:val="007E447B"/>
    <w:rsid w:val="007E7E7E"/>
    <w:rsid w:val="007F6398"/>
    <w:rsid w:val="008077D3"/>
    <w:rsid w:val="00811E9F"/>
    <w:rsid w:val="00813ADC"/>
    <w:rsid w:val="00816685"/>
    <w:rsid w:val="00821B80"/>
    <w:rsid w:val="00825F29"/>
    <w:rsid w:val="00832D9D"/>
    <w:rsid w:val="00842DB7"/>
    <w:rsid w:val="00843462"/>
    <w:rsid w:val="00855241"/>
    <w:rsid w:val="00856849"/>
    <w:rsid w:val="00861361"/>
    <w:rsid w:val="00871952"/>
    <w:rsid w:val="00872B5A"/>
    <w:rsid w:val="0088175A"/>
    <w:rsid w:val="008855E8"/>
    <w:rsid w:val="0089234C"/>
    <w:rsid w:val="008A4778"/>
    <w:rsid w:val="008A609C"/>
    <w:rsid w:val="008B3AE5"/>
    <w:rsid w:val="008B3E60"/>
    <w:rsid w:val="008B4752"/>
    <w:rsid w:val="008B5AA0"/>
    <w:rsid w:val="008C345A"/>
    <w:rsid w:val="008D07BE"/>
    <w:rsid w:val="008D2AB0"/>
    <w:rsid w:val="008D4011"/>
    <w:rsid w:val="008D78D6"/>
    <w:rsid w:val="008D79CB"/>
    <w:rsid w:val="008E1DF2"/>
    <w:rsid w:val="008E2FFB"/>
    <w:rsid w:val="008F2F8F"/>
    <w:rsid w:val="00902AF8"/>
    <w:rsid w:val="00911696"/>
    <w:rsid w:val="009159BC"/>
    <w:rsid w:val="00917F60"/>
    <w:rsid w:val="0092283B"/>
    <w:rsid w:val="00930301"/>
    <w:rsid w:val="00931201"/>
    <w:rsid w:val="009327E3"/>
    <w:rsid w:val="00933ED2"/>
    <w:rsid w:val="009344AD"/>
    <w:rsid w:val="00935CE7"/>
    <w:rsid w:val="00941334"/>
    <w:rsid w:val="00941C02"/>
    <w:rsid w:val="00951A0F"/>
    <w:rsid w:val="00953A47"/>
    <w:rsid w:val="00954980"/>
    <w:rsid w:val="00955246"/>
    <w:rsid w:val="00956766"/>
    <w:rsid w:val="0096457B"/>
    <w:rsid w:val="00964C63"/>
    <w:rsid w:val="00987CB4"/>
    <w:rsid w:val="00994457"/>
    <w:rsid w:val="009A2411"/>
    <w:rsid w:val="009B3470"/>
    <w:rsid w:val="009B5374"/>
    <w:rsid w:val="009C2113"/>
    <w:rsid w:val="009C54B5"/>
    <w:rsid w:val="009D21E2"/>
    <w:rsid w:val="009D6C6B"/>
    <w:rsid w:val="009E0F6A"/>
    <w:rsid w:val="009E31DA"/>
    <w:rsid w:val="009E3E47"/>
    <w:rsid w:val="009F25EB"/>
    <w:rsid w:val="009F3CBA"/>
    <w:rsid w:val="009F489E"/>
    <w:rsid w:val="009F64A8"/>
    <w:rsid w:val="009F792D"/>
    <w:rsid w:val="00A04513"/>
    <w:rsid w:val="00A22120"/>
    <w:rsid w:val="00A22DBC"/>
    <w:rsid w:val="00A32197"/>
    <w:rsid w:val="00A3753B"/>
    <w:rsid w:val="00A379C2"/>
    <w:rsid w:val="00A57FFE"/>
    <w:rsid w:val="00A6076C"/>
    <w:rsid w:val="00A6106E"/>
    <w:rsid w:val="00A613DE"/>
    <w:rsid w:val="00A65E60"/>
    <w:rsid w:val="00A75AD6"/>
    <w:rsid w:val="00A7778B"/>
    <w:rsid w:val="00A802BB"/>
    <w:rsid w:val="00A802F1"/>
    <w:rsid w:val="00A81C1A"/>
    <w:rsid w:val="00A8380F"/>
    <w:rsid w:val="00A852D2"/>
    <w:rsid w:val="00A868A8"/>
    <w:rsid w:val="00A97B30"/>
    <w:rsid w:val="00AA3389"/>
    <w:rsid w:val="00AA4284"/>
    <w:rsid w:val="00AA4500"/>
    <w:rsid w:val="00AA483B"/>
    <w:rsid w:val="00AA588A"/>
    <w:rsid w:val="00AC65E4"/>
    <w:rsid w:val="00AF3FD7"/>
    <w:rsid w:val="00AF5110"/>
    <w:rsid w:val="00B026CC"/>
    <w:rsid w:val="00B051ED"/>
    <w:rsid w:val="00B05781"/>
    <w:rsid w:val="00B13C27"/>
    <w:rsid w:val="00B15C86"/>
    <w:rsid w:val="00B202AD"/>
    <w:rsid w:val="00B319E3"/>
    <w:rsid w:val="00B34337"/>
    <w:rsid w:val="00B35B95"/>
    <w:rsid w:val="00B45F18"/>
    <w:rsid w:val="00B46336"/>
    <w:rsid w:val="00B467EA"/>
    <w:rsid w:val="00B47A36"/>
    <w:rsid w:val="00B56927"/>
    <w:rsid w:val="00B570F7"/>
    <w:rsid w:val="00B5711F"/>
    <w:rsid w:val="00B60BB3"/>
    <w:rsid w:val="00B64CFF"/>
    <w:rsid w:val="00B72FA9"/>
    <w:rsid w:val="00B76F44"/>
    <w:rsid w:val="00B83F14"/>
    <w:rsid w:val="00B8515E"/>
    <w:rsid w:val="00B902D3"/>
    <w:rsid w:val="00BA0AE9"/>
    <w:rsid w:val="00BA0CC7"/>
    <w:rsid w:val="00BB033B"/>
    <w:rsid w:val="00BC249A"/>
    <w:rsid w:val="00BD11A2"/>
    <w:rsid w:val="00BD1691"/>
    <w:rsid w:val="00BD1790"/>
    <w:rsid w:val="00BD67F7"/>
    <w:rsid w:val="00BE30B0"/>
    <w:rsid w:val="00BF259E"/>
    <w:rsid w:val="00BF274E"/>
    <w:rsid w:val="00BF384F"/>
    <w:rsid w:val="00C001C6"/>
    <w:rsid w:val="00C06264"/>
    <w:rsid w:val="00C110C5"/>
    <w:rsid w:val="00C11841"/>
    <w:rsid w:val="00C14F9B"/>
    <w:rsid w:val="00C158E5"/>
    <w:rsid w:val="00C164A7"/>
    <w:rsid w:val="00C2069A"/>
    <w:rsid w:val="00C334D9"/>
    <w:rsid w:val="00C362E4"/>
    <w:rsid w:val="00C41C8B"/>
    <w:rsid w:val="00C44A06"/>
    <w:rsid w:val="00C46061"/>
    <w:rsid w:val="00C5587D"/>
    <w:rsid w:val="00C5675A"/>
    <w:rsid w:val="00C60FF3"/>
    <w:rsid w:val="00C63E51"/>
    <w:rsid w:val="00C63F46"/>
    <w:rsid w:val="00C71AC4"/>
    <w:rsid w:val="00C71E41"/>
    <w:rsid w:val="00C71F87"/>
    <w:rsid w:val="00C8158A"/>
    <w:rsid w:val="00C82F5B"/>
    <w:rsid w:val="00C876FF"/>
    <w:rsid w:val="00C93D35"/>
    <w:rsid w:val="00C97454"/>
    <w:rsid w:val="00CA156B"/>
    <w:rsid w:val="00CC0C08"/>
    <w:rsid w:val="00CC7A85"/>
    <w:rsid w:val="00CC7AED"/>
    <w:rsid w:val="00CD10E7"/>
    <w:rsid w:val="00CD1141"/>
    <w:rsid w:val="00CD6C90"/>
    <w:rsid w:val="00CE4B20"/>
    <w:rsid w:val="00CE73C4"/>
    <w:rsid w:val="00CF2DEC"/>
    <w:rsid w:val="00D01E2E"/>
    <w:rsid w:val="00D04EDF"/>
    <w:rsid w:val="00D112E1"/>
    <w:rsid w:val="00D277AB"/>
    <w:rsid w:val="00D3322C"/>
    <w:rsid w:val="00D33EEF"/>
    <w:rsid w:val="00D35C09"/>
    <w:rsid w:val="00D4047C"/>
    <w:rsid w:val="00D46D4B"/>
    <w:rsid w:val="00D61D77"/>
    <w:rsid w:val="00D628D1"/>
    <w:rsid w:val="00D666F6"/>
    <w:rsid w:val="00D67A38"/>
    <w:rsid w:val="00D67E8B"/>
    <w:rsid w:val="00D77A4C"/>
    <w:rsid w:val="00D85868"/>
    <w:rsid w:val="00D85C7F"/>
    <w:rsid w:val="00D8706C"/>
    <w:rsid w:val="00D928CA"/>
    <w:rsid w:val="00D93359"/>
    <w:rsid w:val="00D934CF"/>
    <w:rsid w:val="00DA293F"/>
    <w:rsid w:val="00DA57BE"/>
    <w:rsid w:val="00DB3545"/>
    <w:rsid w:val="00DC3857"/>
    <w:rsid w:val="00DC46CC"/>
    <w:rsid w:val="00DC4D1E"/>
    <w:rsid w:val="00DD0EAD"/>
    <w:rsid w:val="00DD5CFF"/>
    <w:rsid w:val="00DE2BF0"/>
    <w:rsid w:val="00DE406C"/>
    <w:rsid w:val="00DE4671"/>
    <w:rsid w:val="00DE4877"/>
    <w:rsid w:val="00DF21C4"/>
    <w:rsid w:val="00DF39D6"/>
    <w:rsid w:val="00DF46D8"/>
    <w:rsid w:val="00E1053B"/>
    <w:rsid w:val="00E137E2"/>
    <w:rsid w:val="00E1777C"/>
    <w:rsid w:val="00E26DA3"/>
    <w:rsid w:val="00E31B10"/>
    <w:rsid w:val="00E35B7B"/>
    <w:rsid w:val="00E35D95"/>
    <w:rsid w:val="00E60225"/>
    <w:rsid w:val="00E63731"/>
    <w:rsid w:val="00E66426"/>
    <w:rsid w:val="00E678E8"/>
    <w:rsid w:val="00E70DE1"/>
    <w:rsid w:val="00E80AB6"/>
    <w:rsid w:val="00E96EC8"/>
    <w:rsid w:val="00EA2F51"/>
    <w:rsid w:val="00EB0A40"/>
    <w:rsid w:val="00EB145B"/>
    <w:rsid w:val="00EB6D6D"/>
    <w:rsid w:val="00EB7892"/>
    <w:rsid w:val="00EC1D26"/>
    <w:rsid w:val="00EC200A"/>
    <w:rsid w:val="00EC25B5"/>
    <w:rsid w:val="00EC59A0"/>
    <w:rsid w:val="00EC7C35"/>
    <w:rsid w:val="00ED0FB3"/>
    <w:rsid w:val="00ED3A42"/>
    <w:rsid w:val="00ED42A8"/>
    <w:rsid w:val="00ED63DD"/>
    <w:rsid w:val="00EE4B40"/>
    <w:rsid w:val="00EF63FE"/>
    <w:rsid w:val="00EF7C56"/>
    <w:rsid w:val="00F01082"/>
    <w:rsid w:val="00F02753"/>
    <w:rsid w:val="00F02AB6"/>
    <w:rsid w:val="00F14D9B"/>
    <w:rsid w:val="00F2181D"/>
    <w:rsid w:val="00F241F7"/>
    <w:rsid w:val="00F24D95"/>
    <w:rsid w:val="00F5222B"/>
    <w:rsid w:val="00F54273"/>
    <w:rsid w:val="00F558C9"/>
    <w:rsid w:val="00F57A34"/>
    <w:rsid w:val="00F617B9"/>
    <w:rsid w:val="00F7075A"/>
    <w:rsid w:val="00F71B8B"/>
    <w:rsid w:val="00F71C85"/>
    <w:rsid w:val="00F7219A"/>
    <w:rsid w:val="00F735D6"/>
    <w:rsid w:val="00F7720C"/>
    <w:rsid w:val="00F83F2B"/>
    <w:rsid w:val="00F93124"/>
    <w:rsid w:val="00F94092"/>
    <w:rsid w:val="00F95995"/>
    <w:rsid w:val="00FA17FB"/>
    <w:rsid w:val="00FB424B"/>
    <w:rsid w:val="00FB4637"/>
    <w:rsid w:val="00FB57E6"/>
    <w:rsid w:val="00FB631C"/>
    <w:rsid w:val="00FB6795"/>
    <w:rsid w:val="00FC0E55"/>
    <w:rsid w:val="00FD2E53"/>
    <w:rsid w:val="00FD7659"/>
    <w:rsid w:val="00FE70F2"/>
    <w:rsid w:val="00FE72B5"/>
    <w:rsid w:val="00FF2B57"/>
    <w:rsid w:val="00FF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F7AE73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0851"/>
  </w:style>
  <w:style w:type="paragraph" w:styleId="Heading1">
    <w:name w:val="heading 1"/>
    <w:basedOn w:val="Normal"/>
    <w:next w:val="Normal"/>
    <w:link w:val="Heading1Char"/>
    <w:uiPriority w:val="9"/>
    <w:qFormat/>
    <w:rsid w:val="00931201"/>
    <w:pPr>
      <w:keepNext/>
      <w:keepLines/>
      <w:numPr>
        <w:numId w:val="6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201"/>
    <w:pPr>
      <w:keepNext/>
      <w:keepLines/>
      <w:numPr>
        <w:ilvl w:val="1"/>
        <w:numId w:val="6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11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560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3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120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12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211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84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84F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E0F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1">
    <w:name w:val="Style1"/>
    <w:basedOn w:val="Normal"/>
    <w:qFormat/>
    <w:rsid w:val="00F02753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529"/>
      </w:tabs>
      <w:autoSpaceDE w:val="0"/>
      <w:autoSpaceDN w:val="0"/>
      <w:adjustRightInd w:val="0"/>
    </w:pPr>
    <w:rPr>
      <w:rFonts w:ascii="Menlo Regular" w:hAnsi="Menlo Regular" w:cs="Menlo Regular"/>
      <w:color w:val="EEECE1" w:themeColor="background2"/>
      <w:sz w:val="18"/>
      <w:szCs w:val="18"/>
    </w:rPr>
  </w:style>
  <w:style w:type="paragraph" w:customStyle="1" w:styleId="Kd1">
    <w:name w:val="Kód1"/>
    <w:basedOn w:val="Normal"/>
    <w:link w:val="Kd1Char"/>
    <w:qFormat/>
    <w:rsid w:val="00F02753"/>
    <w:pPr>
      <w:shd w:val="clear" w:color="auto" w:fill="D9D9D9"/>
      <w:spacing w:line="276" w:lineRule="auto"/>
      <w:ind w:firstLine="709"/>
    </w:pPr>
    <w:rPr>
      <w:rFonts w:ascii="Courier New" w:eastAsia="+mn-ea" w:hAnsi="Courier New" w:cs="Times New Roman"/>
      <w:lang w:val="hu-HU"/>
    </w:rPr>
  </w:style>
  <w:style w:type="character" w:customStyle="1" w:styleId="Kd1Char">
    <w:name w:val="Kód1 Char"/>
    <w:link w:val="Kd1"/>
    <w:rsid w:val="00F02753"/>
    <w:rPr>
      <w:rFonts w:ascii="Courier New" w:eastAsia="+mn-ea" w:hAnsi="Courier New" w:cs="Times New Roman"/>
      <w:shd w:val="clear" w:color="auto" w:fill="D9D9D9"/>
      <w:lang w:val="hu-HU"/>
    </w:rPr>
  </w:style>
  <w:style w:type="paragraph" w:customStyle="1" w:styleId="Idzet2">
    <w:name w:val="Idézet2"/>
    <w:basedOn w:val="Normal"/>
    <w:rsid w:val="00F02753"/>
    <w:pPr>
      <w:pBdr>
        <w:top w:val="single" w:sz="4" w:space="1" w:color="A6A6A6" w:themeColor="background1" w:themeShade="A6" w:shadow="1"/>
        <w:left w:val="single" w:sz="4" w:space="4" w:color="A6A6A6" w:themeColor="background1" w:themeShade="A6" w:shadow="1"/>
        <w:bottom w:val="single" w:sz="4" w:space="1" w:color="A6A6A6" w:themeColor="background1" w:themeShade="A6" w:shadow="1"/>
        <w:right w:val="single" w:sz="4" w:space="4" w:color="A6A6A6" w:themeColor="background1" w:themeShade="A6" w:shadow="1"/>
      </w:pBdr>
      <w:shd w:val="clear" w:color="auto" w:fill="F2F2F2" w:themeFill="background1" w:themeFillShade="F2"/>
      <w:spacing w:before="120" w:after="120" w:line="276" w:lineRule="auto"/>
      <w:ind w:left="709"/>
      <w:jc w:val="both"/>
    </w:pPr>
    <w:rPr>
      <w:rFonts w:ascii="Arial" w:eastAsia="Times New Roman" w:hAnsi="Arial" w:cs="Times New Roman"/>
      <w:i/>
      <w:iCs/>
      <w:color w:val="000000" w:themeColor="text1"/>
      <w:sz w:val="22"/>
      <w:szCs w:val="20"/>
      <w:lang w:val="hu-HU"/>
    </w:rPr>
  </w:style>
  <w:style w:type="character" w:styleId="CommentReference">
    <w:name w:val="annotation reference"/>
    <w:basedOn w:val="DefaultParagraphFont"/>
    <w:uiPriority w:val="99"/>
    <w:semiHidden/>
    <w:unhideWhenUsed/>
    <w:rsid w:val="006E738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738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738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738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7389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3294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2942"/>
  </w:style>
  <w:style w:type="paragraph" w:styleId="Footer">
    <w:name w:val="footer"/>
    <w:basedOn w:val="Normal"/>
    <w:link w:val="FooterChar"/>
    <w:uiPriority w:val="99"/>
    <w:unhideWhenUsed/>
    <w:rsid w:val="0033294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2942"/>
  </w:style>
  <w:style w:type="character" w:styleId="PageNumber">
    <w:name w:val="page number"/>
    <w:basedOn w:val="DefaultParagraphFont"/>
    <w:uiPriority w:val="99"/>
    <w:semiHidden/>
    <w:unhideWhenUsed/>
    <w:rsid w:val="00332942"/>
  </w:style>
  <w:style w:type="character" w:customStyle="1" w:styleId="Heading4Char">
    <w:name w:val="Heading 4 Char"/>
    <w:basedOn w:val="DefaultParagraphFont"/>
    <w:link w:val="Heading4"/>
    <w:uiPriority w:val="9"/>
    <w:rsid w:val="000156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931201"/>
    <w:pPr>
      <w:pBdr>
        <w:bottom w:val="single" w:sz="8" w:space="4" w:color="4F81BD" w:themeColor="accent1"/>
      </w:pBdr>
      <w:spacing w:before="36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120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D00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0039"/>
    <w:rPr>
      <w:rFonts w:ascii="Courier" w:hAnsi="Courier" w:cs="Courier"/>
      <w:sz w:val="20"/>
      <w:szCs w:val="20"/>
    </w:rPr>
  </w:style>
  <w:style w:type="character" w:customStyle="1" w:styleId="start-tag">
    <w:name w:val="start-tag"/>
    <w:basedOn w:val="DefaultParagraphFont"/>
    <w:rsid w:val="001D0039"/>
  </w:style>
  <w:style w:type="character" w:customStyle="1" w:styleId="attribute-name">
    <w:name w:val="attribute-name"/>
    <w:basedOn w:val="DefaultParagraphFont"/>
    <w:rsid w:val="001D0039"/>
  </w:style>
  <w:style w:type="character" w:customStyle="1" w:styleId="cdata">
    <w:name w:val="cdata"/>
    <w:basedOn w:val="DefaultParagraphFont"/>
    <w:rsid w:val="001D0039"/>
  </w:style>
  <w:style w:type="character" w:customStyle="1" w:styleId="end-tag">
    <w:name w:val="end-tag"/>
    <w:basedOn w:val="DefaultParagraphFont"/>
    <w:rsid w:val="001D0039"/>
  </w:style>
  <w:style w:type="character" w:styleId="Hyperlink">
    <w:name w:val="Hyperlink"/>
    <w:basedOn w:val="DefaultParagraphFont"/>
    <w:uiPriority w:val="99"/>
    <w:unhideWhenUsed/>
    <w:rsid w:val="005C18D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E653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23495">
          <w:marLeft w:val="46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5065">
          <w:marLeft w:val="1181"/>
          <w:marRight w:val="0"/>
          <w:marTop w:val="2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Alamofire/Alamofire/archive/master.zip" TargetMode="External"/><Relationship Id="rId20" Type="http://schemas.openxmlformats.org/officeDocument/2006/relationships/hyperlink" Target="https://github.com/jdg/MBProgressHUD/archive/master.zip" TargetMode="External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github.com/ECSlidingViewController/ECSlidingViewController/archive/master.zip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5F4AF8AF-123C-4449-9E1B-9D1CB6F97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1315</Words>
  <Characters>7499</Characters>
  <Application>Microsoft Macintosh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BME</Company>
  <LinksUpToDate>false</LinksUpToDate>
  <CharactersWithSpaces>8797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Imre Kelényi</dc:creator>
  <cp:keywords/>
  <dc:description/>
  <cp:lastModifiedBy>Blázovics László</cp:lastModifiedBy>
  <cp:revision>5</cp:revision>
  <cp:lastPrinted>2012-11-29T11:12:00Z</cp:lastPrinted>
  <dcterms:created xsi:type="dcterms:W3CDTF">2015-12-01T21:32:00Z</dcterms:created>
  <dcterms:modified xsi:type="dcterms:W3CDTF">2015-12-03T09:38:00Z</dcterms:modified>
</cp:coreProperties>
</file>