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75F3E" w14:textId="07673042" w:rsidR="00C5675A" w:rsidRPr="00117B36" w:rsidRDefault="009C2113" w:rsidP="00931201">
      <w:pPr>
        <w:pStyle w:val="Title"/>
        <w:rPr>
          <w:lang w:val="hu-HU"/>
        </w:rPr>
      </w:pPr>
      <w:r w:rsidRPr="00117B36">
        <w:rPr>
          <w:lang w:val="hu-HU"/>
        </w:rPr>
        <w:t xml:space="preserve">iOS alapú </w:t>
      </w:r>
      <w:r w:rsidR="00B76F44" w:rsidRPr="00117B36">
        <w:rPr>
          <w:lang w:val="hu-HU"/>
        </w:rPr>
        <w:t>szoftverfejlesztés - Labor 1</w:t>
      </w:r>
      <w:r w:rsidR="000705EE">
        <w:rPr>
          <w:lang w:val="hu-HU"/>
        </w:rPr>
        <w:t>1</w:t>
      </w:r>
      <w:bookmarkStart w:id="0" w:name="_GoBack"/>
      <w:bookmarkEnd w:id="0"/>
    </w:p>
    <w:p w14:paraId="5A2DAD48" w14:textId="220BAA2F" w:rsidR="00C5675A" w:rsidRPr="00117B36" w:rsidRDefault="00C5675A" w:rsidP="009C2113">
      <w:pPr>
        <w:rPr>
          <w:lang w:val="hu-HU"/>
        </w:rPr>
      </w:pPr>
      <w:r w:rsidRPr="00117B36">
        <w:rPr>
          <w:lang w:val="hu-HU"/>
        </w:rPr>
        <w:t>A laborsegédle</w:t>
      </w:r>
      <w:r w:rsidR="005C18D5" w:rsidRPr="00117B36">
        <w:rPr>
          <w:lang w:val="hu-HU"/>
        </w:rPr>
        <w:t>tet összeállította: Blázovics László</w:t>
      </w:r>
      <w:ins w:id="1" w:author="Imre Kelényi" w:date="2014-05-05T17:31:00Z">
        <w:r w:rsidR="00EB6D6D" w:rsidRPr="00117B36">
          <w:rPr>
            <w:lang w:val="hu-HU"/>
          </w:rPr>
          <w:t>, Kántor Tibor és Kelényi Imre</w:t>
        </w:r>
      </w:ins>
      <w:del w:id="2" w:author="Imre Kelényi" w:date="2014-05-05T17:31:00Z">
        <w:r w:rsidRPr="00117B36" w:rsidDel="00EB6D6D">
          <w:rPr>
            <w:lang w:val="hu-HU"/>
          </w:rPr>
          <w:delText xml:space="preserve"> </w:delText>
        </w:r>
        <w:r w:rsidR="005C18D5" w:rsidRPr="00117B36" w:rsidDel="00EB6D6D">
          <w:rPr>
            <w:lang w:val="hu-HU"/>
          </w:rPr>
          <w:delText>–</w:delText>
        </w:r>
        <w:r w:rsidRPr="00117B36" w:rsidDel="00EB6D6D">
          <w:rPr>
            <w:lang w:val="hu-HU"/>
          </w:rPr>
          <w:delText xml:space="preserve"> </w:delText>
        </w:r>
        <w:r w:rsidR="005C18D5" w:rsidRPr="00117B36" w:rsidDel="00EB6D6D">
          <w:rPr>
            <w:lang w:val="hu-HU"/>
          </w:rPr>
          <w:delText>blazovics.laszlo</w:delText>
        </w:r>
        <w:r w:rsidRPr="00117B36" w:rsidDel="00EB6D6D">
          <w:rPr>
            <w:lang w:val="hu-HU"/>
          </w:rPr>
          <w:delText>@aut.bme.hu</w:delText>
        </w:r>
      </w:del>
    </w:p>
    <w:p w14:paraId="255D823E" w14:textId="77777777" w:rsidR="00C5675A" w:rsidRPr="00117B36" w:rsidRDefault="00C5675A" w:rsidP="009C2113">
      <w:pPr>
        <w:rPr>
          <w:lang w:val="hu-HU"/>
        </w:rPr>
      </w:pPr>
    </w:p>
    <w:p w14:paraId="0F5A4B42" w14:textId="77777777" w:rsidR="002C39C3" w:rsidRPr="00117B36" w:rsidRDefault="009C2113" w:rsidP="009C2113">
      <w:pPr>
        <w:rPr>
          <w:lang w:val="hu-HU"/>
        </w:rPr>
      </w:pPr>
      <w:r w:rsidRPr="00117B36">
        <w:rPr>
          <w:lang w:val="hu-HU"/>
        </w:rPr>
        <w:t>A labor témája:</w:t>
      </w:r>
    </w:p>
    <w:p w14:paraId="007AC92D" w14:textId="41A5CD10" w:rsidR="00F2181D" w:rsidRPr="00117B36" w:rsidRDefault="005C18D5" w:rsidP="005C18D5">
      <w:pPr>
        <w:pStyle w:val="ListParagraph"/>
        <w:numPr>
          <w:ilvl w:val="0"/>
          <w:numId w:val="1"/>
        </w:numPr>
        <w:rPr>
          <w:lang w:val="hu-HU"/>
        </w:rPr>
      </w:pPr>
      <w:r w:rsidRPr="00117B36">
        <w:rPr>
          <w:lang w:val="hu-HU"/>
        </w:rPr>
        <w:t>GPS Pozíció lekérdezés</w:t>
      </w:r>
    </w:p>
    <w:p w14:paraId="10B8AA32" w14:textId="0327D7BB" w:rsidR="005C18D5" w:rsidRPr="00117B36" w:rsidRDefault="005C18D5" w:rsidP="005C18D5">
      <w:pPr>
        <w:pStyle w:val="ListParagraph"/>
        <w:numPr>
          <w:ilvl w:val="1"/>
          <w:numId w:val="1"/>
        </w:numPr>
        <w:rPr>
          <w:lang w:val="hu-HU"/>
        </w:rPr>
      </w:pPr>
      <w:r w:rsidRPr="00117B36">
        <w:rPr>
          <w:lang w:val="hu-HU"/>
        </w:rPr>
        <w:t>CoreLocation</w:t>
      </w:r>
    </w:p>
    <w:p w14:paraId="3E33E3AC" w14:textId="53631AAB" w:rsidR="00EC59A0" w:rsidRPr="00117B36" w:rsidRDefault="005C18D5" w:rsidP="009C2113">
      <w:pPr>
        <w:pStyle w:val="ListParagraph"/>
        <w:numPr>
          <w:ilvl w:val="0"/>
          <w:numId w:val="1"/>
        </w:numPr>
        <w:rPr>
          <w:lang w:val="hu-HU"/>
        </w:rPr>
      </w:pPr>
      <w:r w:rsidRPr="00117B36">
        <w:rPr>
          <w:lang w:val="hu-HU"/>
        </w:rPr>
        <w:t>Térkép megjelenítése</w:t>
      </w:r>
    </w:p>
    <w:p w14:paraId="45EDECFC" w14:textId="197A8AE8" w:rsidR="00FE70F2" w:rsidRPr="00117B36" w:rsidRDefault="005C18D5" w:rsidP="005C18D5">
      <w:pPr>
        <w:pStyle w:val="ListParagraph"/>
        <w:numPr>
          <w:ilvl w:val="1"/>
          <w:numId w:val="1"/>
        </w:numPr>
        <w:rPr>
          <w:lang w:val="hu-HU"/>
        </w:rPr>
      </w:pPr>
      <w:r w:rsidRPr="00117B36">
        <w:rPr>
          <w:lang w:val="hu-HU"/>
        </w:rPr>
        <w:t>Map Kit</w:t>
      </w:r>
    </w:p>
    <w:p w14:paraId="0D2FACB8" w14:textId="520D2688" w:rsidR="005C18D5" w:rsidRPr="00117B36" w:rsidRDefault="005C18D5" w:rsidP="005C18D5">
      <w:pPr>
        <w:pStyle w:val="ListParagraph"/>
        <w:numPr>
          <w:ilvl w:val="1"/>
          <w:numId w:val="1"/>
        </w:numPr>
        <w:rPr>
          <w:lang w:val="hu-HU"/>
        </w:rPr>
      </w:pPr>
      <w:r w:rsidRPr="00117B36">
        <w:rPr>
          <w:lang w:val="hu-HU"/>
        </w:rPr>
        <w:t>MKMapAnnotation</w:t>
      </w:r>
    </w:p>
    <w:p w14:paraId="7901B86D" w14:textId="77777777" w:rsidR="005C18D5" w:rsidRPr="00117B36" w:rsidRDefault="005C18D5" w:rsidP="005C18D5">
      <w:pPr>
        <w:pStyle w:val="ListParagraph"/>
        <w:ind w:left="1440"/>
        <w:rPr>
          <w:lang w:val="hu-HU"/>
        </w:rPr>
      </w:pPr>
    </w:p>
    <w:p w14:paraId="6213B1B5" w14:textId="68FB203A" w:rsidR="003A5528" w:rsidRPr="00117B36" w:rsidRDefault="003A5528" w:rsidP="003A5528">
      <w:pPr>
        <w:jc w:val="both"/>
        <w:rPr>
          <w:lang w:val="hu-HU"/>
        </w:rPr>
      </w:pPr>
      <w:r w:rsidRPr="00117B36">
        <w:rPr>
          <w:lang w:val="hu-HU"/>
        </w:rPr>
        <w:t xml:space="preserve">A laborhoz tartozó nagyobb kódrészletek a következő url-en érhetők el </w:t>
      </w:r>
      <w:r w:rsidR="00C63E51" w:rsidRPr="00117B36">
        <w:rPr>
          <w:lang w:val="hu-HU"/>
        </w:rPr>
        <w:t>"</w:t>
      </w:r>
      <w:r w:rsidRPr="00117B36">
        <w:rPr>
          <w:lang w:val="hu-HU"/>
        </w:rPr>
        <w:t>copy-paste barát</w:t>
      </w:r>
      <w:r w:rsidR="00C63E51" w:rsidRPr="00117B36">
        <w:rPr>
          <w:lang w:val="hu-HU"/>
        </w:rPr>
        <w:t>"</w:t>
      </w:r>
      <w:r w:rsidRPr="00117B36">
        <w:rPr>
          <w:lang w:val="hu-HU"/>
        </w:rPr>
        <w:t xml:space="preserve"> formában:</w:t>
      </w:r>
    </w:p>
    <w:p w14:paraId="2895628B" w14:textId="77777777" w:rsidR="003A5528" w:rsidRPr="00117B36" w:rsidRDefault="003A5528" w:rsidP="003A5528">
      <w:pPr>
        <w:jc w:val="both"/>
        <w:rPr>
          <w:lang w:val="hu-HU"/>
        </w:rPr>
      </w:pPr>
    </w:p>
    <w:p w14:paraId="05BE0AE6" w14:textId="21AA530A" w:rsidR="00951A0F" w:rsidRPr="00117B36" w:rsidRDefault="003A5528" w:rsidP="00951A0F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38277B70" wp14:editId="5DB73833">
                <wp:extent cx="5257800" cy="1122892"/>
                <wp:effectExtent l="0" t="0" r="25400" b="27940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8979A" w14:textId="6C5D820E" w:rsidR="00D04EDF" w:rsidRPr="00E47556" w:rsidRDefault="001E6539" w:rsidP="003A552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1E6539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https://gist.github.com/blazovics/aaa41932bf3b4d8e9bbc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8277B70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82" o:spid="_x0000_s1026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" fillcolor="#1c1a10 [334]" strokecolor="black [3213]">
                <v:textbox style="mso-fit-shape-to-text:t" inset="2mm,2mm,2mm,2mm">
                  <w:txbxContent>
                    <w:p w14:paraId="7A98979A" w14:textId="6C5D820E" w:rsidR="00D04EDF" w:rsidRPr="00E47556" w:rsidRDefault="001E6539" w:rsidP="003A552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1E6539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https://gist.github.com/blazovics/aaa41932bf3b4d8e9bbc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09AF7F" w14:textId="533F125E" w:rsidR="00EC59A0" w:rsidRPr="00117B36" w:rsidRDefault="00EC59A0" w:rsidP="00A7778B">
      <w:pPr>
        <w:pStyle w:val="Heading1"/>
        <w:rPr>
          <w:lang w:val="hu-HU"/>
        </w:rPr>
      </w:pPr>
      <w:r w:rsidRPr="00117B36">
        <w:rPr>
          <w:lang w:val="hu-HU"/>
        </w:rPr>
        <w:t>Messenger</w:t>
      </w:r>
    </w:p>
    <w:p w14:paraId="639E841C" w14:textId="77777777" w:rsidR="00EC59A0" w:rsidRPr="00117B36" w:rsidRDefault="00EC59A0" w:rsidP="00EC59A0">
      <w:pPr>
        <w:rPr>
          <w:lang w:val="hu-HU"/>
        </w:rPr>
      </w:pPr>
    </w:p>
    <w:p w14:paraId="2D675E62" w14:textId="60C69E84" w:rsidR="00EC59A0" w:rsidRPr="00117B36" w:rsidRDefault="00EC59A0" w:rsidP="00EC59A0">
      <w:pPr>
        <w:jc w:val="both"/>
        <w:rPr>
          <w:lang w:val="hu-HU"/>
        </w:rPr>
      </w:pPr>
      <w:r w:rsidRPr="00117B36">
        <w:rPr>
          <w:lang w:val="hu-HU"/>
        </w:rPr>
        <w:t>Töltsük le a</w:t>
      </w:r>
      <w:r w:rsidR="005C18D5" w:rsidRPr="00117B36">
        <w:rPr>
          <w:lang w:val="hu-HU"/>
        </w:rPr>
        <w:t>z előző labor során kidolgozott némileg módosított</w:t>
      </w:r>
      <w:r w:rsidRPr="00117B36">
        <w:rPr>
          <w:lang w:val="hu-HU"/>
        </w:rPr>
        <w:t xml:space="preserve"> projektet:</w:t>
      </w:r>
    </w:p>
    <w:p w14:paraId="521ED607" w14:textId="77777777" w:rsidR="00117B36" w:rsidRPr="00117B36" w:rsidRDefault="00117B36" w:rsidP="00EC59A0">
      <w:pPr>
        <w:jc w:val="both"/>
        <w:rPr>
          <w:lang w:val="hu-HU"/>
        </w:rPr>
      </w:pPr>
    </w:p>
    <w:p w14:paraId="016C4D55" w14:textId="25F8B3CD" w:rsidR="00117B36" w:rsidRDefault="000705EE" w:rsidP="00EC59A0">
      <w:pPr>
        <w:jc w:val="both"/>
      </w:pPr>
      <w:hyperlink r:id="rId8" w:history="1">
        <w:r w:rsidRPr="002A7DDE">
          <w:rPr>
            <w:rStyle w:val="Hyperlink"/>
          </w:rPr>
          <w:t>https://drive.google.com/file/d/0B2dt4s5Q-kYsTjRXTmNYVmJqU0k/view?usp=sharing</w:t>
        </w:r>
      </w:hyperlink>
    </w:p>
    <w:p w14:paraId="3EC17580" w14:textId="77777777" w:rsidR="000705EE" w:rsidRPr="00117B36" w:rsidRDefault="000705EE" w:rsidP="00EC59A0">
      <w:pPr>
        <w:jc w:val="both"/>
        <w:rPr>
          <w:lang w:val="hu-HU"/>
        </w:rPr>
      </w:pPr>
    </w:p>
    <w:p w14:paraId="13B628B9" w14:textId="1453690F" w:rsidR="005C18D5" w:rsidRPr="00117B36" w:rsidRDefault="005C18D5" w:rsidP="00EC59A0">
      <w:pPr>
        <w:jc w:val="both"/>
        <w:rPr>
          <w:ins w:id="3" w:author="Imre Kelényi" w:date="2014-05-05T17:20:00Z"/>
          <w:lang w:val="hu-HU"/>
        </w:rPr>
      </w:pPr>
      <w:r w:rsidRPr="00117B36">
        <w:rPr>
          <w:lang w:val="hu-HU"/>
        </w:rPr>
        <w:t xml:space="preserve">A főbb változások az előző verzióhoz képest, hogy a </w:t>
      </w:r>
      <w:r w:rsidR="00842DB7" w:rsidRPr="00117B36">
        <w:rPr>
          <w:lang w:val="hu-HU"/>
        </w:rPr>
        <w:t>Me</w:t>
      </w:r>
      <w:r w:rsidRPr="00117B36">
        <w:rPr>
          <w:lang w:val="hu-HU"/>
        </w:rPr>
        <w:t>ssagesViewController alján megjelent egy toolBar rajta egy Map feiratú gombbal, illetve az üzenet létrehozó nézeten megjelent egy Label "Pending" felirattal. Ez a nézet fogja jelezni, hogy sikerült-e a feladó koordinátáját lekérdezni.</w:t>
      </w:r>
      <w:r w:rsidR="0089234C" w:rsidRPr="00117B36">
        <w:rPr>
          <w:lang w:val="hu-HU"/>
        </w:rPr>
        <w:t xml:space="preserve"> Ezen kívül a ComposeMessageViewController-ben megjelent </w:t>
      </w:r>
      <w:r w:rsidR="0032254A" w:rsidRPr="00117B36">
        <w:rPr>
          <w:lang w:val="hu-HU"/>
        </w:rPr>
        <w:t>egy CLLocation property, ami a pozíciót fogja</w:t>
      </w:r>
      <w:r w:rsidR="0089234C" w:rsidRPr="00117B36">
        <w:rPr>
          <w:lang w:val="hu-HU"/>
        </w:rPr>
        <w:t xml:space="preserve"> majd tárolni. </w:t>
      </w:r>
    </w:p>
    <w:p w14:paraId="3E839792" w14:textId="77777777" w:rsidR="001D2F00" w:rsidRPr="00117B36" w:rsidRDefault="001D2F00" w:rsidP="00EC59A0">
      <w:pPr>
        <w:jc w:val="both"/>
        <w:rPr>
          <w:ins w:id="4" w:author="Imre Kelényi" w:date="2014-05-05T17:20:00Z"/>
          <w:lang w:val="hu-HU"/>
        </w:rPr>
      </w:pPr>
    </w:p>
    <w:p w14:paraId="6EF2F11E" w14:textId="14EFED75" w:rsidR="00EC59A0" w:rsidRPr="00117B36" w:rsidRDefault="0089234C" w:rsidP="00EC59A0">
      <w:pPr>
        <w:pStyle w:val="Heading2"/>
        <w:rPr>
          <w:lang w:val="hu-HU"/>
        </w:rPr>
      </w:pPr>
      <w:r w:rsidRPr="00117B36">
        <w:rPr>
          <w:lang w:val="hu-HU"/>
        </w:rPr>
        <w:t>Pozíció lekérdezése</w:t>
      </w:r>
    </w:p>
    <w:p w14:paraId="041009A5" w14:textId="77777777" w:rsidR="00EC59A0" w:rsidRPr="00117B36" w:rsidRDefault="00EC59A0" w:rsidP="00EC59A0">
      <w:pPr>
        <w:rPr>
          <w:lang w:val="hu-HU"/>
        </w:rPr>
      </w:pPr>
    </w:p>
    <w:p w14:paraId="44C91CEA" w14:textId="70C03EDE" w:rsidR="00EC59A0" w:rsidRPr="00117B36" w:rsidRDefault="0089234C" w:rsidP="00EC59A0">
      <w:pPr>
        <w:rPr>
          <w:lang w:val="hu-HU"/>
        </w:rPr>
      </w:pPr>
      <w:r w:rsidRPr="00117B36">
        <w:rPr>
          <w:lang w:val="hu-HU"/>
        </w:rPr>
        <w:t>Készítsünk el egy osztályt, mely segítségével le t</w:t>
      </w:r>
      <w:r w:rsidR="00117B36">
        <w:rPr>
          <w:lang w:val="hu-HU"/>
        </w:rPr>
        <w:t>u</w:t>
      </w:r>
      <w:r w:rsidRPr="00117B36">
        <w:rPr>
          <w:lang w:val="hu-HU"/>
        </w:rPr>
        <w:t xml:space="preserve">djuk kérdezni az aktuális pozíciónkat. Ehhez hozzuk létre a </w:t>
      </w:r>
      <w:r w:rsidRPr="00117B36">
        <w:rPr>
          <w:b/>
          <w:lang w:val="hu-HU"/>
        </w:rPr>
        <w:t>LocationManager</w:t>
      </w:r>
      <w:r w:rsidRPr="00117B36">
        <w:rPr>
          <w:lang w:val="hu-HU"/>
        </w:rPr>
        <w:t xml:space="preserve"> nevű NSObject-ből származó osztályunkat.</w:t>
      </w:r>
    </w:p>
    <w:p w14:paraId="3B74707D" w14:textId="77777777" w:rsidR="00E35D95" w:rsidRPr="00117B36" w:rsidRDefault="00E35D95" w:rsidP="00EC59A0">
      <w:pPr>
        <w:rPr>
          <w:lang w:val="hu-HU"/>
        </w:rPr>
      </w:pPr>
    </w:p>
    <w:p w14:paraId="7D0C3E34" w14:textId="6A10D789" w:rsidR="00E35D95" w:rsidRPr="00117B36" w:rsidRDefault="00E35D95" w:rsidP="00EC59A0">
      <w:pPr>
        <w:rPr>
          <w:lang w:val="hu-HU"/>
        </w:rPr>
      </w:pPr>
      <w:r w:rsidRPr="00117B36">
        <w:rPr>
          <w:lang w:val="hu-HU"/>
        </w:rPr>
        <w:t>Hogy az osztály értesítve legyen a pozícióval kapcsolatban, implementálni kell a CLLocationManagerDelegate protocolt!</w:t>
      </w:r>
    </w:p>
    <w:p w14:paraId="0FAC9F44" w14:textId="77777777" w:rsidR="00D4047C" w:rsidRPr="00117B36" w:rsidRDefault="00D4047C" w:rsidP="00EC59A0">
      <w:pPr>
        <w:rPr>
          <w:lang w:val="hu-HU"/>
        </w:rPr>
      </w:pPr>
    </w:p>
    <w:p w14:paraId="5C2638F7" w14:textId="685983C8" w:rsidR="0089234C" w:rsidRPr="00117B36" w:rsidRDefault="0089234C" w:rsidP="00EC59A0">
      <w:pPr>
        <w:rPr>
          <w:lang w:val="hu-HU"/>
        </w:rPr>
      </w:pPr>
      <w:r w:rsidRPr="00117B36">
        <w:rPr>
          <w:lang w:val="hu-HU"/>
        </w:rPr>
        <w:t xml:space="preserve">Ahogy az a kódban is látható, az osztálynak importolnia kell a </w:t>
      </w:r>
      <w:ins w:id="5" w:author="Tibor Kántor" w:date="2014-05-07T10:02:00Z">
        <w:r w:rsidR="00D3322C" w:rsidRPr="00117B36">
          <w:rPr>
            <w:lang w:val="hu-HU"/>
          </w:rPr>
          <w:t>CoreLocation modult.</w:t>
        </w:r>
      </w:ins>
      <w:del w:id="6" w:author="Tibor Kántor" w:date="2014-05-07T10:02:00Z">
        <w:r w:rsidRPr="00117B36" w:rsidDel="00D3322C">
          <w:rPr>
            <w:lang w:val="hu-HU"/>
          </w:rPr>
          <w:delText>CoreLocation.h-t, emiatt adjuk hozzá a projekthez a CoreLocation Framework-öt!</w:delText>
        </w:r>
      </w:del>
    </w:p>
    <w:p w14:paraId="400E29AE" w14:textId="77777777" w:rsidR="0089234C" w:rsidRPr="00117B36" w:rsidRDefault="0089234C" w:rsidP="00EC59A0">
      <w:pPr>
        <w:rPr>
          <w:lang w:val="hu-HU"/>
        </w:rPr>
      </w:pPr>
    </w:p>
    <w:p w14:paraId="07E0F311" w14:textId="77777777" w:rsidR="00E96EC8" w:rsidRPr="00117B36" w:rsidRDefault="00710B57" w:rsidP="00EC59A0">
      <w:pPr>
        <w:rPr>
          <w:lang w:val="hu-HU"/>
        </w:rPr>
      </w:pPr>
      <w:r w:rsidRPr="00117B36">
        <w:rPr>
          <w:lang w:val="hu-HU"/>
        </w:rPr>
        <w:lastRenderedPageBreak/>
        <w:t>Hozzunk létre egy lastLocation nevű property-t</w:t>
      </w:r>
      <w:r w:rsidR="00E96EC8" w:rsidRPr="00117B36">
        <w:rPr>
          <w:lang w:val="hu-HU"/>
        </w:rPr>
        <w:t xml:space="preserve">, ami CLLocation </w:t>
      </w:r>
      <w:r w:rsidRPr="00117B36">
        <w:rPr>
          <w:lang w:val="hu-HU"/>
        </w:rPr>
        <w:t>típusú pozíciót fog eltárolni</w:t>
      </w:r>
      <w:r w:rsidR="00E96EC8" w:rsidRPr="00117B36">
        <w:rPr>
          <w:lang w:val="hu-HU"/>
        </w:rPr>
        <w:t xml:space="preserve">. (A legutolsó ismert pozíciót.) Továbbá hozzunk létre egy timeoutTimer nevű property-t mely egy NSTimer példányra fog hivatkozni. </w:t>
      </w:r>
    </w:p>
    <w:p w14:paraId="458AC9C2" w14:textId="3B2591AD" w:rsidR="00E96EC8" w:rsidRPr="00117B36" w:rsidRDefault="00E96EC8" w:rsidP="00EC59A0">
      <w:pPr>
        <w:rPr>
          <w:lang w:val="hu-HU"/>
        </w:rPr>
      </w:pPr>
      <w:del w:id="7" w:author="Imre Kelényi" w:date="2014-05-05T17:20:00Z">
        <w:r w:rsidRPr="00117B36" w:rsidDel="001D2F00">
          <w:rPr>
            <w:lang w:val="hu-HU"/>
          </w:rPr>
          <w:delText xml:space="preserve">H </w:delText>
        </w:r>
      </w:del>
      <w:r w:rsidRPr="00117B36">
        <w:rPr>
          <w:lang w:val="hu-HU"/>
        </w:rPr>
        <w:t xml:space="preserve">Hogy értesíteni tudjuk a pozícióra várakozó objektumainkat, hozzunk létre egy </w:t>
      </w:r>
      <w:r w:rsidRPr="00117B36">
        <w:rPr>
          <w:b/>
          <w:lang w:val="hu-HU"/>
        </w:rPr>
        <w:t xml:space="preserve">block </w:t>
      </w:r>
      <w:r w:rsidRPr="00117B36">
        <w:rPr>
          <w:lang w:val="hu-HU"/>
        </w:rPr>
        <w:t xml:space="preserve">típusú változót, melynek a hívó fél ad "értéket" a startLocationManager meghívásakor. </w:t>
      </w:r>
    </w:p>
    <w:p w14:paraId="17BE90A0" w14:textId="5BD99736" w:rsidR="00710B57" w:rsidRPr="00117B36" w:rsidRDefault="00E96EC8" w:rsidP="00EC59A0">
      <w:pPr>
        <w:rPr>
          <w:lang w:val="hu-HU"/>
        </w:rPr>
      </w:pPr>
      <w:r w:rsidRPr="00117B36">
        <w:rPr>
          <w:lang w:val="hu-HU"/>
        </w:rPr>
        <w:t xml:space="preserve">Végül vegyünk fel egy property-t egy CLLocationManager példány tárolásához. </w:t>
      </w:r>
    </w:p>
    <w:p w14:paraId="0549EEFE" w14:textId="77777777" w:rsidR="00C71F87" w:rsidRPr="00117B36" w:rsidRDefault="00C71F87" w:rsidP="007D086F">
      <w:pPr>
        <w:rPr>
          <w:lang w:val="hu-HU"/>
        </w:rPr>
      </w:pPr>
    </w:p>
    <w:p w14:paraId="6BF5BFD1" w14:textId="0FEBBB83" w:rsidR="00C71F87" w:rsidRPr="00117B36" w:rsidRDefault="00D4047C" w:rsidP="00EC59A0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067A73BE" wp14:editId="22B6F5F9">
                <wp:extent cx="5257800" cy="1122892"/>
                <wp:effectExtent l="0" t="0" r="0" b="254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2CAAC" w14:textId="51F50523" w:rsid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import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CoreLocation</w:t>
                            </w:r>
                          </w:p>
                          <w:p w14:paraId="3FD2DEEA" w14:textId="77777777" w:rsid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</w:pPr>
                          </w:p>
                          <w:p w14:paraId="40E8D0D5" w14:textId="77777777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class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LocationManager: </w:t>
                            </w:r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NSObject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CLLocationManagerDelegate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3EA059DD" w14:textId="77777777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</w:p>
                          <w:p w14:paraId="28A44F00" w14:textId="77777777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lastLocation: </w:t>
                            </w:r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42777310" w14:textId="77777777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timeoutTimer: </w:t>
                            </w:r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NSTimer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7B861243" w14:textId="77777777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locationUpdated: (()-&gt;</w:t>
                            </w:r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Void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)!</w:t>
                            </w:r>
                          </w:p>
                          <w:p w14:paraId="43342E1F" w14:textId="3F5615CD" w:rsidR="00710B57" w:rsidRPr="00710B57" w:rsidRDefault="00710B57" w:rsidP="00710B5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710B57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locationManager: </w:t>
                            </w:r>
                            <w:r w:rsidRPr="00710B57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CLLocationManager</w:t>
                            </w:r>
                            <w:r w:rsidRPr="00710B57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   </w:t>
                            </w:r>
                          </w:p>
                          <w:p w14:paraId="75648D02" w14:textId="7AB23E73" w:rsidR="00D04EDF" w:rsidRPr="00710B57" w:rsidDel="00C71F87" w:rsidRDefault="00710B57" w:rsidP="00710B57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8" w:author="Tibor Kántor" w:date="2014-05-07T11:12:00Z"/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  <w:del w:id="9" w:author="Tibor Kántor" w:date="2014-05-07T11:12:00Z">
                              <w:r w:rsidR="00D04EDF"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="00D04EDF"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&lt;Foundation/Foundation.h&gt;</w:delText>
                              </w:r>
                            </w:del>
                          </w:p>
                          <w:p w14:paraId="2D826BEE" w14:textId="3E0DEEB7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0" w:author="Tibor Kántor" w:date="2014-05-07T11:12:00Z"/>
                                <w:rFonts w:ascii="Menlo Regular" w:hAnsi="Menlo Regular" w:cs="Menlo Regular"/>
                                <w:color w:val="643820"/>
                                <w:sz w:val="18"/>
                                <w:szCs w:val="22"/>
                              </w:rPr>
                            </w:pPr>
                            <w:del w:id="11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643820"/>
                                  <w:sz w:val="18"/>
                                  <w:szCs w:val="22"/>
                                </w:rPr>
                                <w:delText xml:space="preserve">#import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C41A16"/>
                                  <w:sz w:val="18"/>
                                  <w:szCs w:val="22"/>
                                </w:rPr>
                                <w:delText>&lt;CoreLocation/CoreLocation.h&gt;</w:delText>
                              </w:r>
                            </w:del>
                          </w:p>
                          <w:p w14:paraId="7F735A01" w14:textId="378BB62D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2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1AC0D913" w14:textId="636F7F96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3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4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@interface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MELocationManager :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NSObject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&lt;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CLLocationManagerDelegate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&gt;{</w:delText>
                              </w:r>
                            </w:del>
                          </w:p>
                          <w:p w14:paraId="0722D82C" w14:textId="28F2DBF8" w:rsidR="00D04EDF" w:rsidDel="00C71F87" w:rsidRDefault="00D04EDF" w:rsidP="008F2F8F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5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6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CLLocationManager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*_locationManager;</w:delText>
                              </w:r>
                            </w:del>
                          </w:p>
                          <w:p w14:paraId="6E40E5EC" w14:textId="4A4071C5" w:rsidR="00D04EDF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7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18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NSTimer</w:delText>
                              </w:r>
                              <w:r w:rsidRPr="00ED42A8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* _timeOutTimer;</w:delText>
                              </w:r>
                            </w:del>
                          </w:p>
                          <w:p w14:paraId="7DEAA40F" w14:textId="3B05E2A3" w:rsidR="00D04EDF" w:rsidRPr="00C82F5B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19" w:author="Tibor Kántor" w:date="2014-05-07T11:12:00Z"/>
                                <w:rFonts w:ascii="Menlo Regular" w:hAnsi="Menlo Regular" w:cs="Menlo Regular"/>
                                <w:color w:val="000000"/>
                                <w:sz w:val="10"/>
                                <w:szCs w:val="22"/>
                              </w:rPr>
                            </w:pPr>
                            <w:del w:id="20" w:author="Tibor Kántor" w:date="2014-05-07T11:12:00Z">
                              <w:r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 xml:space="preserve">    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(^locationUpdated)(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);</w:delText>
                              </w:r>
                            </w:del>
                          </w:p>
                          <w:p w14:paraId="5ECBCB40" w14:textId="4E1D81F0" w:rsidR="00D04EDF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1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22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}</w:delText>
                              </w:r>
                            </w:del>
                          </w:p>
                          <w:p w14:paraId="6199D0A7" w14:textId="5D0EB405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3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A1ED1FE" w14:textId="110DED98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4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25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@property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strong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,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nonatomic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) 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5C2699"/>
                                  <w:sz w:val="18"/>
                                  <w:szCs w:val="22"/>
                                </w:rPr>
                                <w:delText>CLLocation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 xml:space="preserve"> *lastLocation;</w:delText>
                              </w:r>
                            </w:del>
                          </w:p>
                          <w:p w14:paraId="6B6ADA68" w14:textId="5E608BAD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6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7D49BF83" w14:textId="3ACF5F60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7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28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)startLocationManager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:(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(^)(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C82F5B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))block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;</w:delText>
                              </w:r>
                            </w:del>
                          </w:p>
                          <w:p w14:paraId="11450EFC" w14:textId="1D2153DD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29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del w:id="30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- (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void</w:delText>
                              </w:r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000000"/>
                                  <w:sz w:val="18"/>
                                  <w:szCs w:val="22"/>
                                </w:rPr>
                                <w:delText>)stopLocationManager;</w:delText>
                              </w:r>
                            </w:del>
                          </w:p>
                          <w:p w14:paraId="215C9FE8" w14:textId="229AFBD6" w:rsidR="00D04EDF" w:rsidRPr="0089234C" w:rsidDel="00C71F87" w:rsidRDefault="00D04EDF" w:rsidP="0089234C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del w:id="31" w:author="Tibor Kántor" w:date="2014-05-07T11:12:00Z"/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8462379" w14:textId="2EBBFD36" w:rsidR="00D04EDF" w:rsidRPr="0089234C" w:rsidRDefault="00D04EDF" w:rsidP="008923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8"/>
                              </w:rPr>
                            </w:pPr>
                            <w:del w:id="32" w:author="Tibor Kántor" w:date="2014-05-07T11:12:00Z">
                              <w:r w:rsidRPr="0089234C" w:rsidDel="00C71F87">
                                <w:rPr>
                                  <w:rFonts w:ascii="Menlo Regular" w:hAnsi="Menlo Regular" w:cs="Menlo Regular"/>
                                  <w:color w:val="AA0D91"/>
                                  <w:sz w:val="18"/>
                                  <w:szCs w:val="22"/>
                                </w:rPr>
                                <w:delText>@end</w:delText>
                              </w:r>
                            </w:del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7A73BE" id="Text_x0020_Box_x0020_7" o:spid="_x0000_s1027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" fillcolor="#eeece1 [3214]" stroked="f">
                <v:textbox style="mso-fit-shape-to-text:t" inset="2mm,2mm,2mm,2mm">
                  <w:txbxContent>
                    <w:p w14:paraId="2312CAAC" w14:textId="51F50523" w:rsid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import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CoreLocation</w:t>
                      </w:r>
                    </w:p>
                    <w:p w14:paraId="3FD2DEEA" w14:textId="77777777" w:rsid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</w:pPr>
                    </w:p>
                    <w:p w14:paraId="40E8D0D5" w14:textId="77777777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class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LocationManager: </w:t>
                      </w:r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NSObject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CLLocationManagerDelegate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3EA059DD" w14:textId="77777777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</w:p>
                    <w:p w14:paraId="28A44F00" w14:textId="77777777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lastLocation: </w:t>
                      </w:r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42777310" w14:textId="77777777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timeoutTimer: </w:t>
                      </w:r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NSTimer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7B861243" w14:textId="77777777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locationUpdated: (()-&gt;</w:t>
                      </w:r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Void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)!</w:t>
                      </w:r>
                    </w:p>
                    <w:p w14:paraId="43342E1F" w14:textId="3F5615CD" w:rsidR="00710B57" w:rsidRPr="00710B57" w:rsidRDefault="00710B57" w:rsidP="00710B5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710B57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locationManager: </w:t>
                      </w:r>
                      <w:r w:rsidRPr="00710B57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CLLocationManager</w:t>
                      </w:r>
                      <w:r w:rsidRPr="00710B57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   </w:t>
                      </w:r>
                    </w:p>
                    <w:p w14:paraId="75648D02" w14:textId="7AB23E73" w:rsidR="00D04EDF" w:rsidRPr="00710B57" w:rsidDel="00C71F87" w:rsidRDefault="00710B57" w:rsidP="00710B57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3" w:author="Tibor Kántor" w:date="2014-05-07T11:12:00Z"/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  <w:del w:id="34" w:author="Tibor Kántor" w:date="2014-05-07T11:12:00Z">
                        <w:r w:rsidR="00D04EDF"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="00D04EDF"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&lt;Foundation/Foundation.h&gt;</w:delText>
                        </w:r>
                      </w:del>
                    </w:p>
                    <w:p w14:paraId="2D826BEE" w14:textId="3E0DEEB7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5" w:author="Tibor Kántor" w:date="2014-05-07T11:12:00Z"/>
                          <w:rFonts w:ascii="Menlo Regular" w:hAnsi="Menlo Regular" w:cs="Menlo Regular"/>
                          <w:color w:val="643820"/>
                          <w:sz w:val="18"/>
                          <w:szCs w:val="22"/>
                        </w:rPr>
                      </w:pPr>
                      <w:del w:id="36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643820"/>
                            <w:sz w:val="18"/>
                            <w:szCs w:val="22"/>
                          </w:rPr>
                          <w:delText xml:space="preserve">#import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C41A16"/>
                            <w:sz w:val="18"/>
                            <w:szCs w:val="22"/>
                          </w:rPr>
                          <w:delText>&lt;CoreLocation/CoreLocation.h&gt;</w:delText>
                        </w:r>
                      </w:del>
                    </w:p>
                    <w:p w14:paraId="7F735A01" w14:textId="378BB62D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7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1AC0D913" w14:textId="636F7F96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3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39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@interface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MELocationManager :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NSObject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&lt;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CLLocationManagerDelegate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&gt;{</w:delText>
                        </w:r>
                      </w:del>
                    </w:p>
                    <w:p w14:paraId="0722D82C" w14:textId="28F2DBF8" w:rsidR="00D04EDF" w:rsidDel="00C71F87" w:rsidRDefault="00D04EDF" w:rsidP="008F2F8F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0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41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CLLocationManager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*_locationManager;</w:delText>
                        </w:r>
                      </w:del>
                    </w:p>
                    <w:p w14:paraId="6E40E5EC" w14:textId="4A4071C5" w:rsidR="00D04EDF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43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NSTimer</w:delText>
                        </w:r>
                        <w:r w:rsidRPr="00ED42A8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* _timeOutTimer;</w:delText>
                        </w:r>
                      </w:del>
                    </w:p>
                    <w:p w14:paraId="7DEAA40F" w14:textId="3B05E2A3" w:rsidR="00D04EDF" w:rsidRPr="00C82F5B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4" w:author="Tibor Kántor" w:date="2014-05-07T11:12:00Z"/>
                          <w:rFonts w:ascii="Menlo Regular" w:hAnsi="Menlo Regular" w:cs="Menlo Regular"/>
                          <w:color w:val="000000"/>
                          <w:sz w:val="10"/>
                          <w:szCs w:val="22"/>
                        </w:rPr>
                      </w:pPr>
                      <w:del w:id="45" w:author="Tibor Kántor" w:date="2014-05-07T11:12:00Z">
                        <w:r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 xml:space="preserve">    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(^locationUpdated)(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);</w:delText>
                        </w:r>
                      </w:del>
                    </w:p>
                    <w:p w14:paraId="5ECBCB40" w14:textId="4E1D81F0" w:rsidR="00D04EDF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6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47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}</w:delText>
                        </w:r>
                      </w:del>
                    </w:p>
                    <w:p w14:paraId="6199D0A7" w14:textId="5D0EB405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8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5A1ED1FE" w14:textId="110DED98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49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50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@property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strong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,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nonatomic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) 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5C2699"/>
                            <w:sz w:val="18"/>
                            <w:szCs w:val="22"/>
                          </w:rPr>
                          <w:delText>CLLocation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 xml:space="preserve"> *lastLocation;</w:delText>
                        </w:r>
                      </w:del>
                    </w:p>
                    <w:p w14:paraId="6B6ADA68" w14:textId="5E608BAD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51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7D49BF83" w14:textId="3ACF5F60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52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53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)startLocationManager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:(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(^)(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C82F5B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))block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;</w:delText>
                        </w:r>
                      </w:del>
                    </w:p>
                    <w:p w14:paraId="11450EFC" w14:textId="1D2153DD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54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del w:id="55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- (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void</w:delText>
                        </w:r>
                        <w:r w:rsidRPr="0089234C" w:rsidDel="00C71F87">
                          <w:rPr>
                            <w:rFonts w:ascii="Menlo Regular" w:hAnsi="Menlo Regular" w:cs="Menlo Regular"/>
                            <w:color w:val="000000"/>
                            <w:sz w:val="18"/>
                            <w:szCs w:val="22"/>
                          </w:rPr>
                          <w:delText>)stopLocationManager;</w:delText>
                        </w:r>
                      </w:del>
                    </w:p>
                    <w:p w14:paraId="215C9FE8" w14:textId="229AFBD6" w:rsidR="00D04EDF" w:rsidRPr="0089234C" w:rsidDel="00C71F87" w:rsidRDefault="00D04EDF" w:rsidP="0089234C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del w:id="56" w:author="Tibor Kántor" w:date="2014-05-07T11:12:00Z"/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58462379" w14:textId="2EBBFD36" w:rsidR="00D04EDF" w:rsidRPr="0089234C" w:rsidRDefault="00D04EDF" w:rsidP="008923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8"/>
                        </w:rPr>
                      </w:pPr>
                      <w:del w:id="57" w:author="Tibor Kántor" w:date="2014-05-07T11:12:00Z">
                        <w:r w:rsidRPr="0089234C" w:rsidDel="00C71F87">
                          <w:rPr>
                            <w:rFonts w:ascii="Menlo Regular" w:hAnsi="Menlo Regular" w:cs="Menlo Regular"/>
                            <w:color w:val="AA0D91"/>
                            <w:sz w:val="18"/>
                            <w:szCs w:val="22"/>
                          </w:rPr>
                          <w:delText>@end</w:delText>
                        </w:r>
                      </w:del>
                    </w:p>
                  </w:txbxContent>
                </v:textbox>
                <w10:anchorlock/>
              </v:shape>
            </w:pict>
          </mc:Fallback>
        </mc:AlternateContent>
      </w:r>
    </w:p>
    <w:p w14:paraId="3F8FD4B6" w14:textId="77777777" w:rsidR="00D4047C" w:rsidRPr="00117B36" w:rsidRDefault="00D4047C" w:rsidP="00EC59A0">
      <w:pPr>
        <w:rPr>
          <w:lang w:val="hu-HU"/>
        </w:rPr>
      </w:pPr>
    </w:p>
    <w:p w14:paraId="68FFC922" w14:textId="0FB06780" w:rsidR="00AA4500" w:rsidRPr="00117B36" w:rsidRDefault="00C71F87" w:rsidP="000E7014">
      <w:pPr>
        <w:jc w:val="both"/>
        <w:rPr>
          <w:lang w:val="hu-HU"/>
        </w:rPr>
      </w:pPr>
      <w:r w:rsidRPr="00117B36">
        <w:rPr>
          <w:lang w:val="hu-HU"/>
        </w:rPr>
        <w:t>I</w:t>
      </w:r>
      <w:r w:rsidR="00E35D95" w:rsidRPr="00117B36">
        <w:rPr>
          <w:lang w:val="hu-HU"/>
        </w:rPr>
        <w:t>mplemen</w:t>
      </w:r>
      <w:r w:rsidRPr="00117B36">
        <w:rPr>
          <w:lang w:val="hu-HU"/>
        </w:rPr>
        <w:t>táljuk a szükséges függvényeket!</w:t>
      </w:r>
    </w:p>
    <w:p w14:paraId="2124E8E1" w14:textId="77777777" w:rsidR="00E35D95" w:rsidRPr="00117B36" w:rsidRDefault="00E35D95" w:rsidP="000E7014">
      <w:pPr>
        <w:jc w:val="both"/>
        <w:rPr>
          <w:lang w:val="hu-HU"/>
        </w:rPr>
      </w:pPr>
    </w:p>
    <w:p w14:paraId="277105E8" w14:textId="287BD485" w:rsidR="00E35D95" w:rsidRPr="00117B36" w:rsidRDefault="00E35D95" w:rsidP="000E7014">
      <w:pPr>
        <w:jc w:val="both"/>
        <w:rPr>
          <w:lang w:val="hu-HU"/>
        </w:rPr>
      </w:pPr>
      <w:r w:rsidRPr="00117B36">
        <w:rPr>
          <w:lang w:val="hu-HU"/>
        </w:rPr>
        <w:t xml:space="preserve">A pozíció lekérdezés indítását a következő </w:t>
      </w:r>
      <w:commentRangeStart w:id="58"/>
      <w:r w:rsidRPr="00117B36">
        <w:rPr>
          <w:lang w:val="hu-HU"/>
        </w:rPr>
        <w:t>függvény</w:t>
      </w:r>
      <w:commentRangeEnd w:id="58"/>
      <w:r w:rsidR="00941334" w:rsidRPr="00117B36">
        <w:rPr>
          <w:rStyle w:val="CommentReference"/>
          <w:lang w:val="hu-HU"/>
        </w:rPr>
        <w:commentReference w:id="58"/>
      </w:r>
      <w:r w:rsidRPr="00117B36">
        <w:rPr>
          <w:lang w:val="hu-HU"/>
        </w:rPr>
        <w:t xml:space="preserve"> végzi. Ha nem történik érdemi esemény 15 másodperc után leáll a pozíció lekérdezése.</w:t>
      </w:r>
    </w:p>
    <w:p w14:paraId="0FB15862" w14:textId="77777777" w:rsidR="00E35D95" w:rsidRPr="00117B36" w:rsidRDefault="00E35D95" w:rsidP="000E7014">
      <w:pPr>
        <w:jc w:val="both"/>
        <w:rPr>
          <w:lang w:val="hu-HU"/>
        </w:rPr>
      </w:pPr>
    </w:p>
    <w:p w14:paraId="6C300857" w14:textId="56468436" w:rsidR="00E35D95" w:rsidRPr="00117B36" w:rsidRDefault="00E35D95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6A4AED2C" wp14:editId="57799DDB">
                <wp:extent cx="5257800" cy="1122892"/>
                <wp:effectExtent l="0" t="0" r="0" b="254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8C096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startLocationManager(updated:(()-&gt;</w:t>
                            </w:r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Void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)?){</w:t>
                            </w:r>
                          </w:p>
                          <w:p w14:paraId="7EA0FED3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015CE60B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locationUpdated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updated!</w:t>
                            </w:r>
                          </w:p>
                          <w:p w14:paraId="63F1EB37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52D9982A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E96EC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requestAlwaysAuthorization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0AF59E1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delegate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</w:p>
                          <w:p w14:paraId="3CE0EB48" w14:textId="77777777" w:rsid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desiredAccuracy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</w:p>
                          <w:p w14:paraId="6217BF50" w14:textId="220A79B8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kCLLocationAccuracyNearestTenMeters</w:t>
                            </w:r>
                          </w:p>
                          <w:p w14:paraId="44135135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A5B130E" w14:textId="77777777" w:rsidR="00D33EEF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timeoutTimer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E96EC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NSTimer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E96EC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scheduledTimerWithTimeInterval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51CE5962" w14:textId="5D2A8D2B" w:rsidR="00D33EEF" w:rsidRDefault="00D33EEF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ab/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15.0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04E85553" w14:textId="477A3D76" w:rsidR="00D33EEF" w:rsidRDefault="00D33EEF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target: 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28742635" w14:textId="25BB5C16" w:rsidR="00D33EEF" w:rsidRDefault="00D33EEF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selector: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"timeout"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1CDAB9E8" w14:textId="1FC86E9E" w:rsidR="00D33EEF" w:rsidRDefault="00D33EEF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userInfo: 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341F27D6" w14:textId="674866D5" w:rsidR="00E96EC8" w:rsidRPr="00E96EC8" w:rsidRDefault="00D33EEF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repeats: 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false</w:t>
                            </w:r>
                            <w:r w:rsidR="00E96EC8"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A47FE75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26F98D72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96EC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E96EC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startUpdatingLocation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4EB41811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E0C3338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6515CC86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96EC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timeout(){</w:t>
                            </w:r>
                          </w:p>
                          <w:p w14:paraId="10542126" w14:textId="77777777" w:rsidR="00E96EC8" w:rsidRPr="00E96EC8" w:rsidRDefault="00E96EC8" w:rsidP="00E96EC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96EC8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18"/>
                              </w:rPr>
                              <w:t>stopLocationManager</w:t>
                            </w: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4EE0C1FB" w14:textId="06887AF0" w:rsidR="00D04EDF" w:rsidRPr="00E96EC8" w:rsidRDefault="00E96EC8" w:rsidP="00E96EC8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E96EC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4AED2C" id="Text_x0020_Box_x0020_1" o:spid="_x0000_s1028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" fillcolor="#eeece1 [3214]" stroked="f">
                <v:textbox style="mso-fit-shape-to-text:t" inset="2mm,2mm,2mm,2mm">
                  <w:txbxContent>
                    <w:p w14:paraId="0618C096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startLocationManager(updated:(()-&gt;</w:t>
                      </w:r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Void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)?){</w:t>
                      </w:r>
                    </w:p>
                    <w:p w14:paraId="7EA0FED3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015CE60B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locationUpdated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updated!</w:t>
                      </w:r>
                    </w:p>
                    <w:p w14:paraId="63F1EB37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52D9982A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E96EC8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requestAlwaysAuthorization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00AF59E1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delegate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</w:p>
                    <w:p w14:paraId="3CE0EB48" w14:textId="77777777" w:rsid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desiredAccuracy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</w:p>
                    <w:p w14:paraId="6217BF50" w14:textId="220A79B8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kCLLocationAccuracyNearestTenMeters</w:t>
                      </w:r>
                    </w:p>
                    <w:p w14:paraId="44135135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A5B130E" w14:textId="77777777" w:rsidR="00D33EEF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timeoutTimer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E96EC8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NSTimer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E96EC8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scheduledTimerWithTimeInterval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</w:p>
                    <w:p w14:paraId="51CE5962" w14:textId="5D2A8D2B" w:rsidR="00D33EEF" w:rsidRDefault="00D33EEF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ab/>
                      </w:r>
                      <w:r w:rsidR="00E96EC8" w:rsidRPr="00E96EC8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15.0</w:t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04E85553" w14:textId="477A3D76" w:rsidR="00D33EEF" w:rsidRDefault="00D33EEF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target: </w:t>
                      </w:r>
                      <w:r w:rsidR="00E96EC8"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28742635" w14:textId="25BB5C16" w:rsidR="00D33EEF" w:rsidRDefault="00D33EEF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selector:</w:t>
                      </w:r>
                      <w:r w:rsidR="00E96EC8" w:rsidRPr="00E96EC8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"timeout"</w:t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1CDAB9E8" w14:textId="1FC86E9E" w:rsidR="00D33EEF" w:rsidRDefault="00D33EEF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userInfo: </w:t>
                      </w:r>
                      <w:r w:rsidR="00E96EC8"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341F27D6" w14:textId="674866D5" w:rsidR="00E96EC8" w:rsidRPr="00E96EC8" w:rsidRDefault="00D33EEF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repeats: </w:t>
                      </w:r>
                      <w:r w:rsidR="00E96EC8"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false</w:t>
                      </w:r>
                      <w:r w:rsidR="00E96EC8"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2A47FE75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6F98D72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E96EC8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E96EC8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startUpdatingLocation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4EB41811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E0C3338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6515CC86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E96EC8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timeout(){</w:t>
                      </w:r>
                    </w:p>
                    <w:p w14:paraId="10542126" w14:textId="77777777" w:rsidR="00E96EC8" w:rsidRPr="00E96EC8" w:rsidRDefault="00E96EC8" w:rsidP="00E96EC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E96EC8">
                        <w:rPr>
                          <w:rFonts w:ascii="Menlo" w:hAnsi="Menlo" w:cs="Menlo"/>
                          <w:color w:val="26474B"/>
                          <w:sz w:val="18"/>
                          <w:szCs w:val="18"/>
                        </w:rPr>
                        <w:t>stopLocationManager</w:t>
                      </w: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4EE0C1FB" w14:textId="06887AF0" w:rsidR="00D04EDF" w:rsidRPr="00E96EC8" w:rsidRDefault="00E96EC8" w:rsidP="00E96EC8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E96EC8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94A8DE" w14:textId="77777777" w:rsidR="00E35D95" w:rsidRPr="00117B36" w:rsidRDefault="00E35D95" w:rsidP="000E7014">
      <w:pPr>
        <w:jc w:val="both"/>
        <w:rPr>
          <w:lang w:val="hu-HU"/>
        </w:rPr>
      </w:pPr>
    </w:p>
    <w:p w14:paraId="2006D48F" w14:textId="54A9D7F5" w:rsidR="00E35D95" w:rsidRPr="00117B36" w:rsidRDefault="00E35D95" w:rsidP="000E7014">
      <w:pPr>
        <w:jc w:val="both"/>
        <w:rPr>
          <w:lang w:val="hu-HU"/>
        </w:rPr>
      </w:pPr>
      <w:r w:rsidRPr="00117B36">
        <w:rPr>
          <w:lang w:val="hu-HU"/>
        </w:rPr>
        <w:t>Ha időközben érkezik frissítés, akkor az alábbi függvény le fogja kezelni.</w:t>
      </w:r>
    </w:p>
    <w:p w14:paraId="44768D74" w14:textId="77777777" w:rsidR="00D33EEF" w:rsidRPr="00117B36" w:rsidRDefault="00D33EEF" w:rsidP="000E7014">
      <w:pPr>
        <w:jc w:val="both"/>
        <w:rPr>
          <w:lang w:val="hu-HU"/>
        </w:rPr>
      </w:pPr>
    </w:p>
    <w:p w14:paraId="131D6506" w14:textId="77777777" w:rsidR="00D33EEF" w:rsidRPr="00117B36" w:rsidRDefault="00D33EEF" w:rsidP="000E7014">
      <w:pPr>
        <w:jc w:val="both"/>
        <w:rPr>
          <w:lang w:val="hu-HU"/>
        </w:rPr>
      </w:pPr>
    </w:p>
    <w:p w14:paraId="66D5EF67" w14:textId="276BA5A7" w:rsidR="00E35D95" w:rsidRPr="00117B36" w:rsidRDefault="00E35D95" w:rsidP="000E7014">
      <w:pPr>
        <w:jc w:val="both"/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67BEBEC6" wp14:editId="7ACCAEAF">
                <wp:extent cx="5257800" cy="1122892"/>
                <wp:effectExtent l="0" t="0" r="0" b="254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3DB59" w14:textId="77777777" w:rsid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locationManager(manager: 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CLLocationManager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!, </w:t>
                            </w:r>
                          </w:p>
                          <w:p w14:paraId="64A2E7A5" w14:textId="295C7465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didUpdateLocations locations: [</w:t>
                            </w:r>
                            <w:r w:rsidR="00F6468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</w:t>
                            </w:r>
                            <w:r w:rsidR="00F6468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89D9449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304E8B36" w14:textId="5D9BAFA2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newLocation = locations.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last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 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</w:t>
                            </w:r>
                          </w:p>
                          <w:p w14:paraId="503F7686" w14:textId="4A386A9B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locationAge = -newLocation.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timestamp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timeIntervalSinceNow</w:t>
                            </w:r>
                          </w:p>
                          <w:p w14:paraId="2DB2DFB4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423CBAE2" w14:textId="27BA8F39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locationAge &gt; </w:t>
                            </w:r>
                            <w:r w:rsidRPr="00D33EEF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5.0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2EDA3650" w14:textId="62510C6C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return</w:t>
                            </w:r>
                          </w:p>
                          <w:p w14:paraId="0462561C" w14:textId="400B949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B8E28BE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7BDE02F" w14:textId="296E908D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newLocation.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horizontalAccuracy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r w:rsidRPr="00D33EEF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18"/>
                              </w:rPr>
                              <w:t>0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A4E38C7" w14:textId="6B328669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return</w:t>
                            </w:r>
                          </w:p>
                          <w:p w14:paraId="65E4EBA1" w14:textId="26AD50E1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F9B71F9" w14:textId="77777777" w:rsid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066D40FE" w14:textId="77777777" w:rsid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lastLocation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==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nil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|| </w:t>
                            </w:r>
                          </w:p>
                          <w:p w14:paraId="4E1EA352" w14:textId="7AFDDE20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lastLocation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!.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horizontalAccuracy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&gt; newLocation.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horizontalAccuracy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086C6DF7" w14:textId="54E5A5BA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lastLocation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newLocation</w:t>
                            </w:r>
                          </w:p>
                          <w:p w14:paraId="42C342CB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57E64A13" w14:textId="539AD063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if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newLocation.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horizontalAccuracy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&lt;= manager.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desiredAccuracy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8B49D0F" w14:textId="4CF80BCB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D33EEF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18"/>
                              </w:rPr>
                              <w:t>stopLocationManager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3FA2058" w14:textId="2C492586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DB785EB" w14:textId="7E8AF52B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386AB2F" w14:textId="0D315A21" w:rsidR="00D04EDF" w:rsidRPr="00D33EEF" w:rsidRDefault="00D33EEF" w:rsidP="00D33EEF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BEBEC6" id="Text_x0020_Box_x0020_2" o:spid="_x0000_s1029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DanxGS3gIAAD4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7B23DB59" w14:textId="77777777" w:rsid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locationManager(manager: 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CLLocationManager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!, </w:t>
                      </w:r>
                    </w:p>
                    <w:p w14:paraId="64A2E7A5" w14:textId="295C7465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didUpdateLocations locations: [</w:t>
                      </w:r>
                      <w:r w:rsidR="00F64686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</w:t>
                      </w:r>
                      <w:r w:rsidR="00F6468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589D9449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304E8B36" w14:textId="5D9BAFA2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newLocation = locations.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last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 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</w:t>
                      </w:r>
                    </w:p>
                    <w:p w14:paraId="503F7686" w14:textId="4A386A9B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locationAge = -newLocation.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timestamp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timeIntervalSinceNow</w:t>
                      </w:r>
                    </w:p>
                    <w:p w14:paraId="2DB2DFB4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423CBAE2" w14:textId="27BA8F39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locationAge &gt; </w:t>
                      </w:r>
                      <w:r w:rsidRPr="00D33EEF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5.0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2EDA3650" w14:textId="62510C6C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return</w:t>
                      </w:r>
                    </w:p>
                    <w:p w14:paraId="0462561C" w14:textId="400B949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4B8E28BE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7BDE02F" w14:textId="296E908D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newLocation.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horizontalAccuracy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&lt; </w:t>
                      </w:r>
                      <w:r w:rsidRPr="00D33EEF">
                        <w:rPr>
                          <w:rFonts w:ascii="Menlo" w:hAnsi="Menlo" w:cs="Menlo"/>
                          <w:color w:val="1C00CF"/>
                          <w:sz w:val="18"/>
                          <w:szCs w:val="18"/>
                        </w:rPr>
                        <w:t>0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3A4E38C7" w14:textId="6B328669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return</w:t>
                      </w:r>
                    </w:p>
                    <w:p w14:paraId="65E4EBA1" w14:textId="26AD50E1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0F9B71F9" w14:textId="77777777" w:rsid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066D40FE" w14:textId="77777777" w:rsid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lastLocation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==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nil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|| </w:t>
                      </w:r>
                    </w:p>
                    <w:p w14:paraId="4E1EA352" w14:textId="7AFDDE20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lastLocation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!.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horizontalAccuracy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&gt; newLocation.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horizontalAccuracy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086C6DF7" w14:textId="54E5A5BA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lastLocation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newLocation</w:t>
                      </w:r>
                    </w:p>
                    <w:p w14:paraId="42C342CB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57E64A13" w14:textId="539AD063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if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newLocation.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horizontalAccuracy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&lt;= manager.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desiredAccuracy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38B49D0F" w14:textId="4CF80BCB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  <w:r w:rsidRPr="00D33EEF">
                        <w:rPr>
                          <w:rFonts w:ascii="Menlo" w:hAnsi="Menlo" w:cs="Menlo"/>
                          <w:color w:val="26474B"/>
                          <w:sz w:val="18"/>
                          <w:szCs w:val="18"/>
                        </w:rPr>
                        <w:t>stopLocationManager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03FA2058" w14:textId="2C492586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2DB785EB" w14:textId="7E8AF52B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0386AB2F" w14:textId="0D315A21" w:rsidR="00D04EDF" w:rsidRPr="00D33EEF" w:rsidRDefault="00D33EEF" w:rsidP="00D33EEF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E8989D" w14:textId="770A3150" w:rsidR="00FF61EF" w:rsidRPr="00117B36" w:rsidRDefault="00324744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5D12D368" wp14:editId="364514AC">
                <wp:extent cx="5257800" cy="1122892"/>
                <wp:effectExtent l="0" t="0" r="25400" b="27940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56AAF" w14:textId="5D39BF62" w:rsidR="00D04EDF" w:rsidRPr="00E47556" w:rsidRDefault="00442F45" w:rsidP="0032474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442F45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https://gist.github.com/blazovics/aaa41932bf3b4d8e9bbc#file-didupdatelocations-locationmanager-swift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12D368" id="Text_x0020_Box_x0020_64" o:spid="_x0000_s1030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" fillcolor="#1c1a10 [334]" strokecolor="black [3213]">
                <v:textbox style="mso-fit-shape-to-text:t" inset="2mm,2mm,2mm,2mm">
                  <w:txbxContent>
                    <w:p w14:paraId="00A56AAF" w14:textId="5D39BF62" w:rsidR="00D04EDF" w:rsidRPr="00E47556" w:rsidRDefault="00442F45" w:rsidP="0032474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442F45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https://gist.github.com/blazovics/aaa41932bf3b4d8e9bbc#file-didupdatelocations-locationmanager-swift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204A71" w14:textId="77777777" w:rsidR="00D77A4C" w:rsidRPr="00117B36" w:rsidRDefault="00D77A4C" w:rsidP="000E7014">
      <w:pPr>
        <w:jc w:val="both"/>
        <w:rPr>
          <w:lang w:val="hu-HU"/>
        </w:rPr>
      </w:pPr>
    </w:p>
    <w:p w14:paraId="42D484AD" w14:textId="64E5D7B9" w:rsidR="00D77A4C" w:rsidRPr="00117B36" w:rsidRDefault="00D77A4C" w:rsidP="000E7014">
      <w:pPr>
        <w:jc w:val="both"/>
        <w:rPr>
          <w:lang w:val="hu-HU"/>
        </w:rPr>
      </w:pPr>
      <w:r w:rsidRPr="00117B36">
        <w:rPr>
          <w:lang w:val="hu-HU"/>
        </w:rPr>
        <w:t>Ezután adjuk írjuk meg a hibakezelő fügvényünket. Ha nem tudjuk meghatározni a pozíciónkat, akkor adjunk neki még lehetőséget, egyébként állítsuk meg a frissítést.</w:t>
      </w:r>
    </w:p>
    <w:p w14:paraId="14CE19A7" w14:textId="77777777" w:rsidR="00D77A4C" w:rsidRPr="00117B36" w:rsidRDefault="00D77A4C" w:rsidP="000E7014">
      <w:pPr>
        <w:jc w:val="both"/>
        <w:rPr>
          <w:lang w:val="hu-HU"/>
        </w:rPr>
      </w:pPr>
    </w:p>
    <w:p w14:paraId="3ACB6086" w14:textId="579A0AB8" w:rsidR="00D77A4C" w:rsidRPr="00117B36" w:rsidRDefault="00D77A4C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4B9A1D25" wp14:editId="725CE849">
                <wp:extent cx="5257800" cy="1122892"/>
                <wp:effectExtent l="0" t="0" r="0" b="254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D4848" w14:textId="77777777" w:rsid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locationManager(manager: 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CLLocationManager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!, </w:t>
                            </w:r>
                          </w:p>
                          <w:p w14:paraId="58CC6DA0" w14:textId="181D30E6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didFailWithError error: 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NSError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!) {</w:t>
                            </w:r>
                          </w:p>
                          <w:p w14:paraId="35966E63" w14:textId="39715E51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D33EEF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stopLocationManager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6715AEF1" w14:textId="0E59B940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D33EEF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print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(error.</w:t>
                            </w:r>
                            <w:r w:rsidRPr="00D33EEF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description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D9FE7D2" w14:textId="583B2EEE" w:rsidR="00D04ED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8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9A1D25" id="Text_x0020_Box_x0020_3" o:spid="_x0000_s1031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DoAnFl3gIAAD4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097D4848" w14:textId="77777777" w:rsid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locationManager(manager: 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CLLocationManager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!, </w:t>
                      </w:r>
                    </w:p>
                    <w:p w14:paraId="58CC6DA0" w14:textId="181D30E6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didFailWithError error: 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NSError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!) {</w:t>
                      </w:r>
                    </w:p>
                    <w:p w14:paraId="35966E63" w14:textId="39715E51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D33EEF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stopLocationManager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6715AEF1" w14:textId="0E59B940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D33EEF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print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(error.</w:t>
                      </w:r>
                      <w:r w:rsidRPr="00D33EEF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description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3D9FE7D2" w14:textId="583B2EEE" w:rsidR="00D04ED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8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2333E4" w14:textId="77777777" w:rsidR="0089234C" w:rsidRPr="00117B36" w:rsidRDefault="0089234C" w:rsidP="000E7014">
      <w:pPr>
        <w:jc w:val="both"/>
        <w:rPr>
          <w:lang w:val="hu-HU"/>
        </w:rPr>
      </w:pPr>
    </w:p>
    <w:p w14:paraId="520ADA4B" w14:textId="1E729B24" w:rsidR="00D77A4C" w:rsidRPr="00117B36" w:rsidRDefault="00350550" w:rsidP="000E7014">
      <w:pPr>
        <w:jc w:val="both"/>
        <w:rPr>
          <w:lang w:val="hu-HU"/>
        </w:rPr>
      </w:pPr>
      <w:r w:rsidRPr="00117B36">
        <w:rPr>
          <w:lang w:val="hu-HU"/>
        </w:rPr>
        <w:t>Majd im</w:t>
      </w:r>
      <w:r w:rsidR="00D33EEF" w:rsidRPr="00117B36">
        <w:rPr>
          <w:lang w:val="hu-HU"/>
        </w:rPr>
        <w:t>plementáljuk azokat a metódust, mely ténylegesen leállítjA</w:t>
      </w:r>
      <w:r w:rsidRPr="00117B36">
        <w:rPr>
          <w:lang w:val="hu-HU"/>
        </w:rPr>
        <w:t xml:space="preserve"> a frissítési folyamatot.</w:t>
      </w:r>
    </w:p>
    <w:p w14:paraId="2EADAEB0" w14:textId="40B55B6E" w:rsidR="00350550" w:rsidRPr="00117B36" w:rsidRDefault="00350550" w:rsidP="000E7014">
      <w:pPr>
        <w:jc w:val="both"/>
        <w:rPr>
          <w:lang w:val="hu-HU"/>
        </w:rPr>
      </w:pPr>
    </w:p>
    <w:p w14:paraId="7A3013EE" w14:textId="7A0167F6" w:rsidR="00FF61EF" w:rsidRPr="00117B36" w:rsidRDefault="00350550" w:rsidP="000E7014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666101F1" wp14:editId="0D027F85">
                <wp:extent cx="5257800" cy="1122892"/>
                <wp:effectExtent l="0" t="0" r="0" b="254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174AD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stopLocationManager(){</w:t>
                            </w:r>
                          </w:p>
                          <w:p w14:paraId="683617B7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D33EEF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timer = </w:t>
                            </w:r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timeoutTimer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</w:p>
                          <w:p w14:paraId="7E38C5E2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timer.</w:t>
                            </w:r>
                            <w:r w:rsidRPr="00D33EEF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invalidate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630C5959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}</w:t>
                            </w:r>
                          </w:p>
                          <w:p w14:paraId="6BCC9B0C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locationManager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D33EEF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stopUpdatingLocation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236514E5" w14:textId="77777777" w:rsidR="00D33EE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D33EEF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locationUpdated</w:t>
                            </w: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4FCDE6A4" w14:textId="77DF60A4" w:rsidR="00D04EDF" w:rsidRPr="00D33EEF" w:rsidRDefault="00D33EEF" w:rsidP="00D33EEF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  <w:r w:rsidRPr="00D33EE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6101F1" id="Text_x0020_Box_x0020_4" o:spid="_x0000_s1032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LBwHyDdAgAAPg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759174AD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stopLocationManager(){</w:t>
                      </w:r>
                    </w:p>
                    <w:p w14:paraId="683617B7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D33EEF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timer = </w:t>
                      </w:r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timeoutTimer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</w:p>
                    <w:p w14:paraId="7E38C5E2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timer.</w:t>
                      </w:r>
                      <w:r w:rsidRPr="00D33EEF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invalidate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630C5959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}</w:t>
                      </w:r>
                    </w:p>
                    <w:p w14:paraId="6BCC9B0C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locationManager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D33EEF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stopUpdatingLocation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236514E5" w14:textId="77777777" w:rsidR="00D33EE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D33EEF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locationUpdated</w:t>
                      </w: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4FCDE6A4" w14:textId="77DF60A4" w:rsidR="00D04EDF" w:rsidRPr="00D33EEF" w:rsidRDefault="00D33EEF" w:rsidP="00D33EEF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  <w:r w:rsidRPr="00D33EEF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FDD9F" w14:textId="570925F9" w:rsidR="00CF2DEC" w:rsidRPr="00117B36" w:rsidRDefault="00CF2DEC" w:rsidP="000E7014">
      <w:pPr>
        <w:jc w:val="both"/>
        <w:rPr>
          <w:lang w:val="hu-HU"/>
        </w:rPr>
      </w:pPr>
    </w:p>
    <w:p w14:paraId="35AC04D4" w14:textId="03EE3A1C" w:rsidR="00FB631C" w:rsidRPr="00117B36" w:rsidRDefault="00FB631C" w:rsidP="000E7014">
      <w:pPr>
        <w:jc w:val="both"/>
        <w:rPr>
          <w:lang w:val="hu-HU"/>
        </w:rPr>
      </w:pPr>
      <w:r w:rsidRPr="00117B36">
        <w:rPr>
          <w:lang w:val="hu-HU"/>
        </w:rPr>
        <w:t xml:space="preserve">Végül adjuk hozzá az </w:t>
      </w:r>
      <w:r w:rsidRPr="00117B36">
        <w:rPr>
          <w:b/>
          <w:lang w:val="hu-HU"/>
        </w:rPr>
        <w:t>info.plist</w:t>
      </w:r>
      <w:r w:rsidRPr="00117B36">
        <w:rPr>
          <w:lang w:val="hu-HU"/>
        </w:rPr>
        <w:t xml:space="preserve"> fájlban az alábbi kulcsot:</w:t>
      </w:r>
    </w:p>
    <w:p w14:paraId="4ADC8E88" w14:textId="3EB28D72" w:rsidR="00FB631C" w:rsidRPr="00117B36" w:rsidRDefault="00FB631C" w:rsidP="000E7014">
      <w:pPr>
        <w:jc w:val="both"/>
        <w:rPr>
          <w:b/>
          <w:lang w:val="hu-HU"/>
        </w:rPr>
      </w:pPr>
      <w:r w:rsidRPr="00117B36">
        <w:rPr>
          <w:b/>
          <w:lang w:val="hu-HU"/>
        </w:rPr>
        <w:t xml:space="preserve">NSLocationAlwaysUsageDescription </w:t>
      </w:r>
    </w:p>
    <w:p w14:paraId="75BDAF18" w14:textId="31032266" w:rsidR="00FB631C" w:rsidRPr="00117B36" w:rsidRDefault="00FB631C" w:rsidP="000E7014">
      <w:pPr>
        <w:jc w:val="both"/>
        <w:rPr>
          <w:lang w:val="hu-HU"/>
        </w:rPr>
      </w:pPr>
      <w:r w:rsidRPr="00117B36">
        <w:rPr>
          <w:lang w:val="hu-HU"/>
        </w:rPr>
        <w:t>Értéknek bármi megadható, de vigyázzunk, mert ezt fogja a felhasználó először elolvasni, amikor engedélyt kér az alkalmazás tőle.</w:t>
      </w:r>
    </w:p>
    <w:p w14:paraId="740E2CB9" w14:textId="4F4B798E" w:rsidR="00FB631C" w:rsidRPr="00117B36" w:rsidRDefault="00FB631C" w:rsidP="000E7014">
      <w:pPr>
        <w:jc w:val="both"/>
        <w:rPr>
          <w:lang w:val="hu-HU"/>
        </w:rPr>
      </w:pPr>
    </w:p>
    <w:p w14:paraId="6BA189FE" w14:textId="4F5F9792" w:rsidR="00FB631C" w:rsidRPr="00117B36" w:rsidRDefault="00FB631C" w:rsidP="000E7014">
      <w:pPr>
        <w:jc w:val="both"/>
        <w:rPr>
          <w:lang w:val="hu-HU"/>
        </w:rPr>
      </w:pPr>
    </w:p>
    <w:p w14:paraId="2828505C" w14:textId="04FEF15E" w:rsidR="00FF61EF" w:rsidRPr="00117B36" w:rsidRDefault="00ED63DD">
      <w:pPr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7E4A56" wp14:editId="5CF90EDA">
                <wp:simplePos x="0" y="0"/>
                <wp:positionH relativeFrom="column">
                  <wp:posOffset>167005</wp:posOffset>
                </wp:positionH>
                <wp:positionV relativeFrom="paragraph">
                  <wp:posOffset>2867025</wp:posOffset>
                </wp:positionV>
                <wp:extent cx="4457065" cy="233680"/>
                <wp:effectExtent l="50800" t="25400" r="64135" b="96520"/>
                <wp:wrapThrough wrapText="bothSides">
                  <wp:wrapPolygon edited="0">
                    <wp:start x="-246" y="-2348"/>
                    <wp:lineTo x="-246" y="28174"/>
                    <wp:lineTo x="21788" y="28174"/>
                    <wp:lineTo x="21788" y="-2348"/>
                    <wp:lineTo x="-246" y="-2348"/>
                  </wp:wrapPolygon>
                </wp:wrapThrough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065" cy="233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7C21D" id="Rectangle_x0020_25" o:spid="_x0000_s1026" style="position:absolute;margin-left:13.15pt;margin-top:225.75pt;width:350.95pt;height:18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" filled="f" strokecolor="#c00000" strokeweight="2.25pt"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FB631C" w:rsidRPr="00117B36">
        <w:rPr>
          <w:noProof/>
        </w:rPr>
        <w:drawing>
          <wp:anchor distT="0" distB="0" distL="114300" distR="114300" simplePos="0" relativeHeight="251664384" behindDoc="1" locked="0" layoutInCell="1" allowOverlap="1" wp14:anchorId="72965A15" wp14:editId="787C308D">
            <wp:simplePos x="0" y="0"/>
            <wp:positionH relativeFrom="column">
              <wp:posOffset>48895</wp:posOffset>
            </wp:positionH>
            <wp:positionV relativeFrom="paragraph">
              <wp:posOffset>6985</wp:posOffset>
            </wp:positionV>
            <wp:extent cx="5226685" cy="3238500"/>
            <wp:effectExtent l="0" t="0" r="5715" b="1270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5-04-21 at 22.33.20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"/>
                    <a:stretch/>
                  </pic:blipFill>
                  <pic:spPr bwMode="auto">
                    <a:xfrm>
                      <a:off x="0" y="0"/>
                      <a:ext cx="522668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1EF" w:rsidRPr="00117B36">
        <w:rPr>
          <w:lang w:val="hu-HU"/>
        </w:rPr>
        <w:br w:type="page"/>
      </w:r>
    </w:p>
    <w:p w14:paraId="0C48CEBD" w14:textId="77777777" w:rsidR="00350550" w:rsidRPr="00117B36" w:rsidRDefault="00350550" w:rsidP="000E7014">
      <w:pPr>
        <w:jc w:val="both"/>
        <w:rPr>
          <w:lang w:val="hu-HU"/>
        </w:rPr>
      </w:pPr>
    </w:p>
    <w:p w14:paraId="0BC44361" w14:textId="77777777" w:rsidR="00FF61EF" w:rsidRPr="00117B36" w:rsidRDefault="00FF61EF" w:rsidP="00FF61EF">
      <w:pPr>
        <w:pStyle w:val="Heading2"/>
        <w:rPr>
          <w:lang w:val="hu-HU"/>
        </w:rPr>
      </w:pPr>
      <w:r w:rsidRPr="00117B36">
        <w:rPr>
          <w:lang w:val="hu-HU"/>
        </w:rPr>
        <w:t>Pozíció csatolása az üzenethez</w:t>
      </w:r>
    </w:p>
    <w:p w14:paraId="035989D4" w14:textId="77777777" w:rsidR="00FF61EF" w:rsidRPr="00117B36" w:rsidRDefault="00FF61EF" w:rsidP="00FF61EF">
      <w:pPr>
        <w:jc w:val="both"/>
        <w:rPr>
          <w:lang w:val="hu-HU"/>
        </w:rPr>
      </w:pPr>
    </w:p>
    <w:p w14:paraId="1D09363A" w14:textId="59BBAB38" w:rsidR="00FF61EF" w:rsidRPr="00117B36" w:rsidRDefault="00FF61EF" w:rsidP="00FF61EF">
      <w:pPr>
        <w:jc w:val="both"/>
        <w:rPr>
          <w:lang w:val="hu-HU"/>
        </w:rPr>
      </w:pPr>
      <w:r w:rsidRPr="00117B36">
        <w:rPr>
          <w:lang w:val="hu-HU"/>
        </w:rPr>
        <w:t>Térjünk rá a ComposeMessageViewController kiegészítésére.</w:t>
      </w:r>
    </w:p>
    <w:p w14:paraId="057208FE" w14:textId="7BEF064E" w:rsidR="00FF61EF" w:rsidRPr="00117B36" w:rsidRDefault="00ED63DD" w:rsidP="00FF61EF">
      <w:pPr>
        <w:jc w:val="both"/>
        <w:rPr>
          <w:lang w:val="hu-HU"/>
        </w:rPr>
      </w:pPr>
      <w:r w:rsidRPr="00117B36">
        <w:rPr>
          <w:lang w:val="hu-HU"/>
        </w:rPr>
        <w:t xml:space="preserve">Először vegyünk fel egy </w:t>
      </w:r>
      <w:r w:rsidR="00FF61EF" w:rsidRPr="00117B36">
        <w:rPr>
          <w:lang w:val="hu-HU"/>
        </w:rPr>
        <w:t>LocationManager t</w:t>
      </w:r>
      <w:r w:rsidRPr="00117B36">
        <w:rPr>
          <w:lang w:val="hu-HU"/>
        </w:rPr>
        <w:t>ípusú property-t az osztályban.</w:t>
      </w:r>
    </w:p>
    <w:p w14:paraId="02CFBB6A" w14:textId="77777777" w:rsidR="00FF61EF" w:rsidRPr="00117B36" w:rsidRDefault="00FF61EF" w:rsidP="00FF61EF">
      <w:pPr>
        <w:jc w:val="both"/>
        <w:rPr>
          <w:lang w:val="hu-HU"/>
        </w:rPr>
      </w:pPr>
    </w:p>
    <w:p w14:paraId="76557B64" w14:textId="77777777" w:rsidR="00FF61EF" w:rsidRPr="00117B36" w:rsidRDefault="00FF61EF" w:rsidP="00FF61EF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3EBEF2BC" wp14:editId="3E72FB87">
                <wp:extent cx="5257800" cy="1122892"/>
                <wp:effectExtent l="0" t="0" r="0" b="254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B1AC0" w14:textId="77777777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@IBOutlet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weak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coordinatteLabel: 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UILabel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</w:t>
                            </w:r>
                          </w:p>
                          <w:p w14:paraId="69F7298B" w14:textId="168D1BEB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</w:p>
                          <w:p w14:paraId="4A019D9A" w14:textId="77777777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1E6539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1E653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location: </w:t>
                            </w:r>
                            <w:r w:rsidRPr="001E6539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</w:t>
                            </w:r>
                            <w:r w:rsidRPr="001E6539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</w:t>
                            </w:r>
                          </w:p>
                          <w:p w14:paraId="72F3BDC6" w14:textId="3B07F5A9" w:rsidR="00D04EDF" w:rsidRPr="00ED63DD" w:rsidRDefault="00ED63DD" w:rsidP="00ED63DD">
                            <w:pPr>
                              <w:widowControl w:val="0"/>
                              <w:tabs>
                                <w:tab w:val="left" w:pos="56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locationManager: 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EF2BC" id="Text_x0020_Box_x0020_5" o:spid="_x0000_s1033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Dz4ApDdAgAAPg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718B1AC0" w14:textId="77777777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@IBOutlet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weak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coordinatteLabel: 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UILabel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</w:t>
                      </w:r>
                    </w:p>
                    <w:p w14:paraId="69F7298B" w14:textId="168D1BEB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</w:p>
                    <w:p w14:paraId="4A019D9A" w14:textId="77777777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1E6539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1E6539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location: </w:t>
                      </w:r>
                      <w:r w:rsidRPr="001E6539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</w:t>
                      </w:r>
                      <w:r w:rsidRPr="001E6539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</w:t>
                      </w:r>
                    </w:p>
                    <w:p w14:paraId="72F3BDC6" w14:textId="3B07F5A9" w:rsidR="00D04EDF" w:rsidRPr="00ED63DD" w:rsidRDefault="00ED63DD" w:rsidP="00ED63DD">
                      <w:pPr>
                        <w:widowControl w:val="0"/>
                        <w:tabs>
                          <w:tab w:val="left" w:pos="560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locationManager: 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!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6B99C6" w14:textId="77777777" w:rsidR="00FF61EF" w:rsidRPr="00117B36" w:rsidRDefault="00FF61EF" w:rsidP="00FF61EF">
      <w:pPr>
        <w:jc w:val="both"/>
        <w:rPr>
          <w:lang w:val="hu-HU"/>
        </w:rPr>
      </w:pPr>
    </w:p>
    <w:p w14:paraId="62F727CE" w14:textId="3E74BD5E" w:rsidR="00FF61EF" w:rsidRPr="00117B36" w:rsidRDefault="00FF61EF" w:rsidP="00FF61EF">
      <w:pPr>
        <w:jc w:val="both"/>
        <w:rPr>
          <w:lang w:val="hu-HU"/>
        </w:rPr>
      </w:pPr>
      <w:r w:rsidRPr="00117B36">
        <w:rPr>
          <w:lang w:val="hu-HU"/>
        </w:rPr>
        <w:t>Ezután valósítsuk meg az aktuális pozíció tárolásáért felelős részeket.</w:t>
      </w:r>
    </w:p>
    <w:p w14:paraId="47063166" w14:textId="77777777" w:rsidR="00FB4637" w:rsidRPr="00117B36" w:rsidRDefault="00FB4637" w:rsidP="00FF61EF">
      <w:pPr>
        <w:jc w:val="both"/>
        <w:rPr>
          <w:lang w:val="hu-HU"/>
        </w:rPr>
      </w:pPr>
    </w:p>
    <w:p w14:paraId="53A201E0" w14:textId="31841E1D" w:rsidR="00FB4637" w:rsidRPr="00117B36" w:rsidRDefault="00FB4637" w:rsidP="00FF61EF">
      <w:pPr>
        <w:jc w:val="both"/>
        <w:rPr>
          <w:lang w:val="hu-HU"/>
        </w:rPr>
      </w:pPr>
      <w:r w:rsidRPr="00117B36">
        <w:rPr>
          <w:lang w:val="hu-HU"/>
        </w:rPr>
        <w:t>Először iniciali</w:t>
      </w:r>
      <w:r w:rsidR="00ED63DD" w:rsidRPr="00117B36">
        <w:rPr>
          <w:lang w:val="hu-HU"/>
        </w:rPr>
        <w:t xml:space="preserve">záljuk az </w:t>
      </w:r>
      <w:r w:rsidRPr="00117B36">
        <w:rPr>
          <w:lang w:val="hu-HU"/>
        </w:rPr>
        <w:t xml:space="preserve">LocationManager </w:t>
      </w:r>
      <w:commentRangeStart w:id="59"/>
      <w:r w:rsidRPr="00117B36">
        <w:rPr>
          <w:lang w:val="hu-HU"/>
        </w:rPr>
        <w:t>objektumunkat</w:t>
      </w:r>
      <w:commentRangeEnd w:id="59"/>
      <w:r w:rsidR="002054EE" w:rsidRPr="00117B36">
        <w:rPr>
          <w:rStyle w:val="CommentReference"/>
          <w:lang w:val="hu-HU"/>
        </w:rPr>
        <w:commentReference w:id="59"/>
      </w:r>
      <w:r w:rsidRPr="00117B36">
        <w:rPr>
          <w:lang w:val="hu-HU"/>
        </w:rPr>
        <w:t>.</w:t>
      </w:r>
    </w:p>
    <w:p w14:paraId="65C65736" w14:textId="77777777" w:rsidR="00FB4637" w:rsidRPr="00117B36" w:rsidRDefault="00FB4637" w:rsidP="00FF61EF">
      <w:pPr>
        <w:jc w:val="both"/>
        <w:rPr>
          <w:lang w:val="hu-HU"/>
        </w:rPr>
      </w:pPr>
    </w:p>
    <w:p w14:paraId="050CB11A" w14:textId="3EE9DDFD" w:rsidR="00FB4637" w:rsidRPr="00117B36" w:rsidRDefault="00FB4637" w:rsidP="00FF61EF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2CF6034F" wp14:editId="74E9C3B7">
                <wp:extent cx="5257800" cy="1122892"/>
                <wp:effectExtent l="0" t="0" r="0" b="254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1EE66" w14:textId="77777777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viewDidLoad() {</w:t>
                            </w:r>
                          </w:p>
                          <w:p w14:paraId="40E37621" w14:textId="05CE1E72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super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viewDidLoad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713796DE" w14:textId="2A39CB09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 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()</w:t>
                            </w:r>
                          </w:p>
                          <w:p w14:paraId="5D131919" w14:textId="307FC211" w:rsidR="00D04EDF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F6034F" id="Text_x0020_Box_x0020_6" o:spid="_x0000_s1034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CouQWTdAgAAPg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0EC1EE66" w14:textId="77777777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viewDidLoad() {</w:t>
                      </w:r>
                    </w:p>
                    <w:p w14:paraId="40E37621" w14:textId="05CE1E72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super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viewDidLoad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713796DE" w14:textId="2A39CB09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 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()</w:t>
                      </w:r>
                    </w:p>
                    <w:p w14:paraId="5D131919" w14:textId="307FC211" w:rsidR="00D04EDF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9FB330" w14:textId="77777777" w:rsidR="00FF61EF" w:rsidRPr="00117B36" w:rsidRDefault="00FF61EF" w:rsidP="00FF61EF">
      <w:pPr>
        <w:jc w:val="both"/>
        <w:rPr>
          <w:lang w:val="hu-HU"/>
        </w:rPr>
      </w:pPr>
    </w:p>
    <w:p w14:paraId="55FBAE07" w14:textId="44A29A00" w:rsidR="00ED42A8" w:rsidRPr="00117B36" w:rsidRDefault="00ED42A8" w:rsidP="00FF61EF">
      <w:pPr>
        <w:jc w:val="both"/>
        <w:rPr>
          <w:lang w:val="hu-HU"/>
        </w:rPr>
      </w:pPr>
      <w:r w:rsidRPr="00117B36">
        <w:rPr>
          <w:lang w:val="hu-HU"/>
        </w:rPr>
        <w:t>Indítsuk el/állítsuk le a frissítést, amikor szükséges</w:t>
      </w:r>
      <w:r w:rsidR="00C60FF3" w:rsidRPr="00117B36">
        <w:rPr>
          <w:lang w:val="hu-HU"/>
        </w:rPr>
        <w:t xml:space="preserve"> és implementáljuk a megfelelő block-ot a pozíció frissítéshez</w:t>
      </w:r>
      <w:r w:rsidRPr="00117B36">
        <w:rPr>
          <w:lang w:val="hu-HU"/>
        </w:rPr>
        <w:t>.</w:t>
      </w:r>
    </w:p>
    <w:p w14:paraId="501F25D8" w14:textId="77777777" w:rsidR="00ED42A8" w:rsidRPr="00117B36" w:rsidRDefault="00ED42A8" w:rsidP="00FF61EF">
      <w:pPr>
        <w:jc w:val="both"/>
        <w:rPr>
          <w:lang w:val="hu-HU"/>
        </w:rPr>
      </w:pPr>
    </w:p>
    <w:p w14:paraId="7AA1C9B3" w14:textId="184849A1" w:rsidR="00ED42A8" w:rsidRPr="00117B36" w:rsidRDefault="00ED42A8" w:rsidP="00FF61EF">
      <w:pPr>
        <w:jc w:val="both"/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283D63E8" wp14:editId="562E7A85">
                <wp:extent cx="5257800" cy="1122892"/>
                <wp:effectExtent l="0" t="0" r="0" b="254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BE768" w14:textId="77777777" w:rsid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viewWillAppear(animated: 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Bool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 {</w:t>
                            </w:r>
                          </w:p>
                          <w:p w14:paraId="6CF96C0E" w14:textId="35F107D8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startLocationManager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({ ()-&gt;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Void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in</w:t>
                            </w:r>
                          </w:p>
                          <w:p w14:paraId="37B33C57" w14:textId="092E614A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location: 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lastLocation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</w:p>
                          <w:p w14:paraId="721E94C4" w14:textId="5FEBD66B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location</w:t>
                            </w:r>
                          </w:p>
                          <w:p w14:paraId="62082EB4" w14:textId="77777777" w:rsidR="00842DB7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coordinatteLabel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text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\</w:t>
                            </w:r>
                            <w:r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(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location.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coordinate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latitude</w:t>
                            </w:r>
                            <w:r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)"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+ </w:t>
                            </w:r>
                            <w:r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</w:p>
                          <w:p w14:paraId="5D963674" w14:textId="361C0FCA" w:rsidR="00ED63DD" w:rsidRPr="00ED63DD" w:rsidRDefault="00842DB7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ab/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 xml:space="preserve"> "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+ 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\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(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location.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coordinate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longitude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)"</w:t>
                            </w:r>
                          </w:p>
                          <w:p w14:paraId="66B3F062" w14:textId="40EDCEFD" w:rsidR="00ED63DD" w:rsidRPr="00ED63DD" w:rsidRDefault="00842DB7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="00ED63DD"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  <w:p w14:paraId="2019BD30" w14:textId="7378DEE4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})</w:t>
                            </w:r>
                          </w:p>
                          <w:p w14:paraId="796628AA" w14:textId="77777777" w:rsidR="00842DB7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coordinatteLabel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text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ED63DD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"Pending"</w:t>
                            </w:r>
                          </w:p>
                          <w:p w14:paraId="21FF4222" w14:textId="5F33046E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  <w:p w14:paraId="5898CCF2" w14:textId="77777777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</w:t>
                            </w:r>
                          </w:p>
                          <w:p w14:paraId="78FB3B66" w14:textId="033EA5B7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ED63DD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viewWillDisappear(animated: </w:t>
                            </w:r>
                            <w:r w:rsidRPr="00ED63DD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Bool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 {</w:t>
                            </w:r>
                          </w:p>
                          <w:p w14:paraId="5922AFF0" w14:textId="59A12222" w:rsidR="00ED63DD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</w:t>
                            </w:r>
                            <w:r w:rsidRPr="00ED63DD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ED63DD">
                              <w:rPr>
                                <w:rFonts w:ascii="Menlo" w:hAnsi="Menlo" w:cs="Menlo"/>
                                <w:color w:val="26474B"/>
                                <w:sz w:val="18"/>
                                <w:szCs w:val="22"/>
                              </w:rPr>
                              <w:t>stopLocationManager</w:t>
                            </w: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73A40D8B" w14:textId="15A7496C" w:rsidR="00D04EDF" w:rsidRPr="00ED63DD" w:rsidRDefault="00ED63DD" w:rsidP="00ED63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4"/>
                                <w:szCs w:val="18"/>
                              </w:rPr>
                            </w:pPr>
                            <w:r w:rsidRPr="00ED63DD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3D63E8" id="Text_x0020_Box_x0020_23" o:spid="_x0000_s1035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Clnj0o3gIAAEA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7CBBE768" w14:textId="77777777" w:rsid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viewWillAppear(animated: 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Bool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 {</w:t>
                      </w:r>
                    </w:p>
                    <w:p w14:paraId="6CF96C0E" w14:textId="35F107D8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startLocationManager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({ ()-&gt;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Void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in</w:t>
                      </w:r>
                    </w:p>
                    <w:p w14:paraId="37B33C57" w14:textId="092E614A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location: 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lastLocation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</w:p>
                    <w:p w14:paraId="721E94C4" w14:textId="5FEBD66B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location</w:t>
                      </w:r>
                    </w:p>
                    <w:p w14:paraId="62082EB4" w14:textId="77777777" w:rsidR="00842DB7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coordinatteLabel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text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\</w:t>
                      </w:r>
                      <w:r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(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location.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coordinate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latitude</w:t>
                      </w:r>
                      <w:r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)"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+ </w:t>
                      </w:r>
                      <w:r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</w:p>
                    <w:p w14:paraId="5D963674" w14:textId="361C0FCA" w:rsidR="00ED63DD" w:rsidRPr="00ED63DD" w:rsidRDefault="00842DB7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ab/>
                      </w:r>
                      <w:r w:rsidR="00ED63DD"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 xml:space="preserve"> "</w:t>
                      </w:r>
                      <w:r w:rsidR="00ED63DD"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+ </w:t>
                      </w:r>
                      <w:r w:rsidR="00ED63DD"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</w:t>
                      </w:r>
                      <w:r w:rsidR="00ED63DD"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\</w:t>
                      </w:r>
                      <w:r w:rsidR="00ED63DD"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(</w:t>
                      </w:r>
                      <w:r w:rsidR="00ED63DD"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location.</w:t>
                      </w:r>
                      <w:r w:rsidR="00ED63DD"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coordinate</w:t>
                      </w:r>
                      <w:r w:rsidR="00ED63DD"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="00ED63DD"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longitude</w:t>
                      </w:r>
                      <w:r w:rsidR="00ED63DD"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)"</w:t>
                      </w:r>
                    </w:p>
                    <w:p w14:paraId="66B3F062" w14:textId="40EDCEFD" w:rsidR="00ED63DD" w:rsidRPr="00ED63DD" w:rsidRDefault="00842DB7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="00ED63DD"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  <w:p w14:paraId="2019BD30" w14:textId="7378DEE4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})</w:t>
                      </w:r>
                    </w:p>
                    <w:p w14:paraId="796628AA" w14:textId="77777777" w:rsidR="00842DB7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coordinatteLabel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text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ED63DD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"Pending"</w:t>
                      </w:r>
                    </w:p>
                    <w:p w14:paraId="21FF4222" w14:textId="5F33046E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  <w:p w14:paraId="5898CCF2" w14:textId="77777777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</w:t>
                      </w:r>
                    </w:p>
                    <w:p w14:paraId="78FB3B66" w14:textId="033EA5B7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ED63DD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viewWillDisappear(animated: </w:t>
                      </w:r>
                      <w:r w:rsidRPr="00ED63DD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Bool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 {</w:t>
                      </w:r>
                    </w:p>
                    <w:p w14:paraId="5922AFF0" w14:textId="59A12222" w:rsidR="00ED63DD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</w:t>
                      </w:r>
                      <w:r w:rsidRPr="00ED63DD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ED63DD">
                        <w:rPr>
                          <w:rFonts w:ascii="Menlo" w:hAnsi="Menlo" w:cs="Menlo"/>
                          <w:color w:val="26474B"/>
                          <w:sz w:val="18"/>
                          <w:szCs w:val="22"/>
                        </w:rPr>
                        <w:t>stopLocationManager</w:t>
                      </w: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73A40D8B" w14:textId="15A7496C" w:rsidR="00D04EDF" w:rsidRPr="00ED63DD" w:rsidRDefault="00ED63DD" w:rsidP="00ED63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4"/>
                          <w:szCs w:val="18"/>
                        </w:rPr>
                      </w:pPr>
                      <w:r w:rsidRPr="00ED63DD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91BCF5" w14:textId="77777777" w:rsidR="00D77A4C" w:rsidRPr="00117B36" w:rsidRDefault="00D77A4C" w:rsidP="000E7014">
      <w:pPr>
        <w:jc w:val="both"/>
        <w:rPr>
          <w:lang w:val="hu-HU"/>
        </w:rPr>
      </w:pPr>
    </w:p>
    <w:p w14:paraId="1109302B" w14:textId="5BA4CED2" w:rsidR="00FB4637" w:rsidRPr="00117B36" w:rsidRDefault="00697608" w:rsidP="000E7014">
      <w:pPr>
        <w:jc w:val="both"/>
        <w:rPr>
          <w:lang w:val="hu-HU"/>
        </w:rPr>
      </w:pPr>
      <w:r w:rsidRPr="00117B36">
        <w:rPr>
          <w:lang w:val="hu-HU"/>
        </w:rPr>
        <w:t>Teszteljük az alkalmazást!</w:t>
      </w:r>
    </w:p>
    <w:p w14:paraId="6048D62F" w14:textId="654DAE3A" w:rsidR="009F489E" w:rsidRPr="00117B36" w:rsidRDefault="009F489E" w:rsidP="009F489E">
      <w:pPr>
        <w:pStyle w:val="Heading2"/>
        <w:rPr>
          <w:lang w:val="hu-HU"/>
        </w:rPr>
      </w:pPr>
      <w:r w:rsidRPr="00117B36">
        <w:rPr>
          <w:lang w:val="hu-HU"/>
        </w:rPr>
        <w:t>MapView megjelenítés</w:t>
      </w:r>
    </w:p>
    <w:p w14:paraId="7021C926" w14:textId="77777777" w:rsidR="009F489E" w:rsidRPr="00117B36" w:rsidRDefault="009F489E" w:rsidP="009F489E">
      <w:pPr>
        <w:rPr>
          <w:lang w:val="hu-HU"/>
        </w:rPr>
      </w:pPr>
    </w:p>
    <w:p w14:paraId="5995686B" w14:textId="7571C957" w:rsidR="009F489E" w:rsidRPr="00117B36" w:rsidRDefault="009F489E" w:rsidP="009F489E">
      <w:pPr>
        <w:rPr>
          <w:lang w:val="hu-HU"/>
        </w:rPr>
      </w:pPr>
      <w:r w:rsidRPr="00117B36">
        <w:rPr>
          <w:lang w:val="hu-HU"/>
        </w:rPr>
        <w:t>Hogy meg is tudjuk nézni az egyes helyhez kötött üzeneteket, hozzunk létre egy</w:t>
      </w:r>
      <w:r w:rsidR="000B523B" w:rsidRPr="00117B36">
        <w:rPr>
          <w:b/>
          <w:lang w:val="hu-HU"/>
        </w:rPr>
        <w:t xml:space="preserve"> </w:t>
      </w:r>
      <w:r w:rsidRPr="00117B36">
        <w:rPr>
          <w:b/>
          <w:lang w:val="hu-HU"/>
        </w:rPr>
        <w:t>MapViewController</w:t>
      </w:r>
      <w:r w:rsidRPr="00117B36">
        <w:rPr>
          <w:lang w:val="hu-HU"/>
        </w:rPr>
        <w:t xml:space="preserve"> nevű osztályt, ami a UIViewController-ből származik.</w:t>
      </w:r>
    </w:p>
    <w:p w14:paraId="7D794C0F" w14:textId="77777777" w:rsidR="009F489E" w:rsidRPr="00117B36" w:rsidRDefault="009F489E" w:rsidP="009F489E">
      <w:pPr>
        <w:rPr>
          <w:lang w:val="hu-HU"/>
        </w:rPr>
      </w:pPr>
    </w:p>
    <w:p w14:paraId="53831421" w14:textId="4E4B957F" w:rsidR="006779C8" w:rsidRPr="00117B36" w:rsidRDefault="006779C8" w:rsidP="009F489E">
      <w:pPr>
        <w:rPr>
          <w:lang w:val="hu-HU"/>
        </w:rPr>
      </w:pPr>
      <w:r w:rsidRPr="00117B36">
        <w:rPr>
          <w:lang w:val="hu-HU"/>
        </w:rPr>
        <w:t>A storyboard-ban tegyünk a ViewController view-ja fölé egy teljes nézetet</w:t>
      </w:r>
      <w:r w:rsidR="00D277AB" w:rsidRPr="00117B36">
        <w:rPr>
          <w:lang w:val="hu-HU"/>
        </w:rPr>
        <w:t xml:space="preserve"> betöltő MKMapView-t, majd köss</w:t>
      </w:r>
      <w:r w:rsidRPr="00117B36">
        <w:rPr>
          <w:lang w:val="hu-HU"/>
        </w:rPr>
        <w:t>ük be egy outlet-tel a ViewController-be</w:t>
      </w:r>
      <w:r w:rsidR="00F94092" w:rsidRPr="00117B36">
        <w:rPr>
          <w:lang w:val="hu-HU"/>
        </w:rPr>
        <w:t xml:space="preserve"> mapView néven</w:t>
      </w:r>
      <w:r w:rsidRPr="00117B36">
        <w:rPr>
          <w:lang w:val="hu-HU"/>
        </w:rPr>
        <w:t>.</w:t>
      </w:r>
    </w:p>
    <w:p w14:paraId="44B31243" w14:textId="77777777" w:rsidR="00F94092" w:rsidRPr="00117B36" w:rsidRDefault="00F94092" w:rsidP="009F489E">
      <w:pPr>
        <w:rPr>
          <w:lang w:val="hu-HU"/>
        </w:rPr>
      </w:pPr>
    </w:p>
    <w:p w14:paraId="57B93218" w14:textId="77C1F608" w:rsidR="006779C8" w:rsidRPr="00117B36" w:rsidRDefault="00861361" w:rsidP="009F489E">
      <w:pPr>
        <w:rPr>
          <w:ins w:id="60" w:author="Imre Kelényi" w:date="2014-05-05T17:29:00Z"/>
          <w:lang w:val="hu-HU"/>
        </w:rPr>
      </w:pPr>
      <w:del w:id="61" w:author="Imre Kelényi" w:date="2014-05-05T17:28:00Z">
        <w:r w:rsidRPr="00117B36" w:rsidDel="00EB6D6D"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EF68561" wp14:editId="7279F6C8">
                  <wp:simplePos x="0" y="0"/>
                  <wp:positionH relativeFrom="column">
                    <wp:posOffset>3279140</wp:posOffset>
                  </wp:positionH>
                  <wp:positionV relativeFrom="paragraph">
                    <wp:posOffset>1962150</wp:posOffset>
                  </wp:positionV>
                  <wp:extent cx="1485900" cy="457200"/>
                  <wp:effectExtent l="50800" t="25400" r="88900" b="101600"/>
                  <wp:wrapThrough wrapText="bothSides">
                    <wp:wrapPolygon edited="0">
                      <wp:start x="-738" y="-1200"/>
                      <wp:lineTo x="-738" y="25200"/>
                      <wp:lineTo x="22523" y="25200"/>
                      <wp:lineTo x="22523" y="-1200"/>
                      <wp:lineTo x="-738" y="-1200"/>
                    </wp:wrapPolygon>
                  </wp:wrapThrough>
                  <wp:docPr id="10" name="Rectangle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85900" cy="457200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id="Rectangle 10" o:spid="_x0000_s1026" style="position:absolute;margin-left:258.2pt;margin-top:154.5pt;width:117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" filled="f" strokecolor="#c0504d [3205]" strokeweight="2.25pt">
                  <v:shadow on="t" opacity="22937f" mv:blur="40000f" origin=",.5" offset="0,23000emu"/>
                  <w10:wrap type="through"/>
                </v:rect>
              </w:pict>
            </mc:Fallback>
          </mc:AlternateContent>
        </w:r>
        <w:r w:rsidRPr="00117B36" w:rsidDel="00EB6D6D">
          <w:rPr>
            <w:noProof/>
          </w:rPr>
          <w:drawing>
            <wp:anchor distT="0" distB="0" distL="114300" distR="114300" simplePos="0" relativeHeight="251658240" behindDoc="0" locked="0" layoutInCell="1" allowOverlap="1" wp14:anchorId="6C70CA2E" wp14:editId="32CE8812">
              <wp:simplePos x="0" y="0"/>
              <wp:positionH relativeFrom="margin">
                <wp:posOffset>457200</wp:posOffset>
              </wp:positionH>
              <wp:positionV relativeFrom="paragraph">
                <wp:posOffset>133350</wp:posOffset>
              </wp:positionV>
              <wp:extent cx="4314190" cy="3235325"/>
              <wp:effectExtent l="0" t="0" r="3810" b="0"/>
              <wp:wrapTopAndBottom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2-11-28 at 9.27.58 AM.pn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4190" cy="3235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ins w:id="62" w:author="Imre Kelényi" w:date="2014-05-05T17:28:00Z">
        <w:r w:rsidR="00EB6D6D" w:rsidRPr="00117B36">
          <w:rPr>
            <w:noProof/>
          </w:rPr>
          <w:drawing>
            <wp:inline distT="0" distB="0" distL="0" distR="0" wp14:anchorId="1BA05DD8" wp14:editId="256863F9">
              <wp:extent cx="1716524" cy="3198756"/>
              <wp:effectExtent l="0" t="0" r="10795" b="1905"/>
              <wp:docPr id="3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16602" cy="31989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B6D6D" w:rsidRPr="00117B36">
          <w:rPr>
            <w:lang w:val="hu-HU"/>
          </w:rPr>
          <w:t xml:space="preserve"> </w:t>
        </w:r>
        <w:r w:rsidR="00EB6D6D" w:rsidRPr="00117B36">
          <w:rPr>
            <w:noProof/>
          </w:rPr>
          <w:drawing>
            <wp:inline distT="0" distB="0" distL="0" distR="0" wp14:anchorId="3AE3A2D5" wp14:editId="52B13AEB">
              <wp:extent cx="2123630" cy="501431"/>
              <wp:effectExtent l="0" t="0" r="10160" b="6985"/>
              <wp:docPr id="65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23630" cy="5014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91061BD" w14:textId="77777777" w:rsidR="00EB6D6D" w:rsidRPr="00117B36" w:rsidRDefault="00EB6D6D" w:rsidP="009F489E">
      <w:pPr>
        <w:rPr>
          <w:lang w:val="hu-HU"/>
        </w:rPr>
      </w:pPr>
    </w:p>
    <w:p w14:paraId="0F524E1E" w14:textId="0DEDBB02" w:rsidR="00861361" w:rsidRPr="00117B36" w:rsidRDefault="00861361" w:rsidP="009F489E">
      <w:pPr>
        <w:rPr>
          <w:lang w:val="hu-HU"/>
        </w:rPr>
      </w:pPr>
      <w:r w:rsidRPr="00117B36">
        <w:rPr>
          <w:lang w:val="hu-HU"/>
        </w:rPr>
        <w:t>Ne felejtsük el az újonnan hozzáadott MapView-nak beállítani a tartalmazó viewController-t, mint delegate-et!</w:t>
      </w:r>
    </w:p>
    <w:p w14:paraId="35EDA994" w14:textId="74C33953" w:rsidR="00861361" w:rsidRPr="00117B36" w:rsidRDefault="00ED42A8" w:rsidP="009F489E">
      <w:pPr>
        <w:rPr>
          <w:lang w:val="hu-HU"/>
        </w:rPr>
      </w:pPr>
      <w:del w:id="63" w:author="Imre Kelényi" w:date="2014-05-05T17:29:00Z">
        <w:r w:rsidRPr="00117B36" w:rsidDel="00EB6D6D">
          <w:rPr>
            <w:noProof/>
          </w:rPr>
          <w:drawing>
            <wp:anchor distT="0" distB="0" distL="114300" distR="114300" simplePos="0" relativeHeight="251662336" behindDoc="1" locked="0" layoutInCell="1" allowOverlap="1" wp14:anchorId="73EC268C" wp14:editId="4017332E">
              <wp:simplePos x="0" y="0"/>
              <wp:positionH relativeFrom="column">
                <wp:posOffset>114300</wp:posOffset>
              </wp:positionH>
              <wp:positionV relativeFrom="paragraph">
                <wp:posOffset>457200</wp:posOffset>
              </wp:positionV>
              <wp:extent cx="4880610" cy="3133725"/>
              <wp:effectExtent l="0" t="0" r="0" b="0"/>
              <wp:wrapTopAndBottom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creen Shot 2012-11-28 at 10.43.50 AM.png"/>
                      <pic:cNvPicPr/>
                    </pic:nvPicPr>
                    <pic:blipFill rotWithShape="1"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2370" b="45633"/>
                      <a:stretch/>
                    </pic:blipFill>
                    <pic:spPr bwMode="auto">
                      <a:xfrm>
                        <a:off x="0" y="0"/>
                        <a:ext cx="4880610" cy="313372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ins w:id="64" w:author="Imre Kelényi" w:date="2014-05-05T17:29:00Z">
        <w:r w:rsidR="00EB6D6D" w:rsidRPr="00117B36">
          <w:rPr>
            <w:noProof/>
          </w:rPr>
          <w:drawing>
            <wp:inline distT="0" distB="0" distL="0" distR="0" wp14:anchorId="46A0D310" wp14:editId="7840CD49">
              <wp:extent cx="2741064" cy="455521"/>
              <wp:effectExtent l="0" t="0" r="2540" b="1905"/>
              <wp:docPr id="66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41064" cy="4555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21CD9DA" w14:textId="34828DC4" w:rsidR="00ED42A8" w:rsidRPr="00117B36" w:rsidRDefault="00ED42A8" w:rsidP="009F489E">
      <w:pPr>
        <w:rPr>
          <w:lang w:val="hu-HU"/>
        </w:rPr>
      </w:pPr>
      <w:del w:id="65" w:author="Imre Kelényi" w:date="2014-05-05T17:29:00Z">
        <w:r w:rsidRPr="00117B36" w:rsidDel="00EB6D6D"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2967C3D" wp14:editId="0F856695">
                  <wp:simplePos x="0" y="0"/>
                  <wp:positionH relativeFrom="column">
                    <wp:posOffset>2892425</wp:posOffset>
                  </wp:positionH>
                  <wp:positionV relativeFrom="paragraph">
                    <wp:posOffset>964565</wp:posOffset>
                  </wp:positionV>
                  <wp:extent cx="2136775" cy="356870"/>
                  <wp:effectExtent l="50800" t="25400" r="73025" b="100330"/>
                  <wp:wrapThrough wrapText="bothSides">
                    <wp:wrapPolygon edited="0">
                      <wp:start x="-514" y="-1537"/>
                      <wp:lineTo x="-514" y="26135"/>
                      <wp:lineTo x="22081" y="26135"/>
                      <wp:lineTo x="22081" y="-1537"/>
                      <wp:lineTo x="-514" y="-1537"/>
                    </wp:wrapPolygon>
                  </wp:wrapThrough>
                  <wp:docPr id="19" name="Rectangle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136775" cy="356870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id="Rectangle 19" o:spid="_x0000_s1026" style="position:absolute;margin-left:227.75pt;margin-top:75.95pt;width:168.25pt;height:2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" filled="f" strokecolor="#c0504d [3205]" strokeweight="2.25pt">
                  <v:shadow on="t" opacity="22937f" mv:blur="40000f" origin=",.5" offset="0,23000emu"/>
                  <w10:wrap type="through"/>
                </v:rect>
              </w:pict>
            </mc:Fallback>
          </mc:AlternateContent>
        </w:r>
      </w:del>
    </w:p>
    <w:p w14:paraId="57DE8052" w14:textId="77777777" w:rsidR="00ED42A8" w:rsidRPr="00117B36" w:rsidRDefault="00ED42A8" w:rsidP="009F489E">
      <w:pPr>
        <w:rPr>
          <w:lang w:val="hu-HU"/>
        </w:rPr>
      </w:pPr>
    </w:p>
    <w:p w14:paraId="5B2EAE17" w14:textId="4F86BD51" w:rsidR="009F489E" w:rsidRPr="00117B36" w:rsidRDefault="006779C8" w:rsidP="000B523B">
      <w:pPr>
        <w:jc w:val="both"/>
        <w:rPr>
          <w:lang w:val="hu-HU"/>
        </w:rPr>
      </w:pPr>
      <w:r w:rsidRPr="00117B36">
        <w:rPr>
          <w:lang w:val="hu-HU"/>
        </w:rPr>
        <w:t>Miután ez megvan, térjünk</w:t>
      </w:r>
      <w:r w:rsidR="00552C21" w:rsidRPr="00117B36">
        <w:rPr>
          <w:lang w:val="hu-HU"/>
        </w:rPr>
        <w:t xml:space="preserve"> vissza az osztály forrásához, importáljuk a MapKit modult! </w:t>
      </w:r>
      <w:r w:rsidR="000B523B" w:rsidRPr="00117B36">
        <w:rPr>
          <w:lang w:val="hu-HU"/>
        </w:rPr>
        <w:t>Kössük be a térképet a Storyboardból egy Outlettel, továbbá adjunk hozzá egy property-t, ami</w:t>
      </w:r>
      <w:r w:rsidR="00466BFF" w:rsidRPr="00117B36">
        <w:rPr>
          <w:lang w:val="hu-HU"/>
        </w:rPr>
        <w:t xml:space="preserve"> majd a me</w:t>
      </w:r>
      <w:r w:rsidR="000B523B" w:rsidRPr="00117B36">
        <w:rPr>
          <w:lang w:val="hu-HU"/>
        </w:rPr>
        <w:t>gjelenítendő üzeneteinket fogja</w:t>
      </w:r>
      <w:r w:rsidR="00466BFF" w:rsidRPr="00117B36">
        <w:rPr>
          <w:lang w:val="hu-HU"/>
        </w:rPr>
        <w:t xml:space="preserve"> tartalmazni.</w:t>
      </w:r>
      <w:r w:rsidR="00861361" w:rsidRPr="00117B36">
        <w:rPr>
          <w:lang w:val="hu-HU"/>
        </w:rPr>
        <w:t xml:space="preserve"> Illetve jelezzük, hogy meg fogjuk valósítani az MKMapViewDelegate-et!</w:t>
      </w:r>
    </w:p>
    <w:p w14:paraId="7E3AB678" w14:textId="77777777" w:rsidR="00466BFF" w:rsidRPr="00117B36" w:rsidRDefault="00466BFF" w:rsidP="009F489E">
      <w:pPr>
        <w:rPr>
          <w:lang w:val="hu-HU"/>
        </w:rPr>
      </w:pPr>
    </w:p>
    <w:p w14:paraId="375B74A0" w14:textId="7B377ED2" w:rsidR="00466BFF" w:rsidRPr="00117B36" w:rsidRDefault="00466BFF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1B093E32" wp14:editId="4CA3BA09">
                <wp:extent cx="5257800" cy="1122892"/>
                <wp:effectExtent l="0" t="0" r="0" b="2540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5E707" w14:textId="77777777" w:rsidR="000B523B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import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MapKit</w:t>
                            </w:r>
                          </w:p>
                          <w:p w14:paraId="5BECBAFA" w14:textId="77777777" w:rsidR="000B523B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23CDF4F2" w14:textId="77777777" w:rsidR="000B523B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class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MapViewController: </w:t>
                            </w:r>
                            <w:r w:rsidRPr="000B523B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UIViewController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0B523B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MKMapViewDelegate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2F3A9F83" w14:textId="77777777" w:rsidR="000B523B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70635E2" w14:textId="77777777" w:rsidR="000B523B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@IBOutlet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weak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</w:t>
                            </w:r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var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mapView: </w:t>
                            </w:r>
                            <w:r w:rsidRPr="000B523B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MKMapView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!</w:t>
                            </w:r>
                          </w:p>
                          <w:p w14:paraId="3D36D099" w14:textId="2EC0ACA2" w:rsidR="00D04EDF" w:rsidRPr="000B523B" w:rsidRDefault="000B523B" w:rsidP="000B523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B523B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  <w:highlight w:val="yellow"/>
                              </w:rPr>
                              <w:t>var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 xml:space="preserve"> messages = [</w:t>
                            </w:r>
                            <w:r w:rsidRPr="000B523B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  <w:highlight w:val="yellow"/>
                              </w:rPr>
                              <w:t>AnyObject</w:t>
                            </w:r>
                            <w:r w:rsidRPr="000B523B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highlight w:val="yellow"/>
                              </w:rPr>
                              <w:t>]()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093E32" id="Text_x0020_Box_x0020_11" o:spid="_x0000_s1036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" fillcolor="#eeece1 [3214]" stroked="f">
                <v:textbox style="mso-fit-shape-to-text:t" inset="2mm,2mm,2mm,2mm">
                  <w:txbxContent>
                    <w:p w14:paraId="1135E707" w14:textId="77777777" w:rsidR="000B523B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import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MapKit</w:t>
                      </w:r>
                    </w:p>
                    <w:p w14:paraId="5BECBAFA" w14:textId="77777777" w:rsidR="000B523B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14:paraId="23CDF4F2" w14:textId="77777777" w:rsidR="000B523B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class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MapViewController: </w:t>
                      </w:r>
                      <w:r w:rsidRPr="000B523B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UIViewController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0B523B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  <w:highlight w:val="yellow"/>
                        </w:rPr>
                        <w:t>MKMapViewDelegate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2F3A9F83" w14:textId="77777777" w:rsidR="000B523B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14:paraId="770635E2" w14:textId="77777777" w:rsidR="000B523B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@IBOutlet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weak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</w:t>
                      </w:r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var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mapView: </w:t>
                      </w:r>
                      <w:r w:rsidRPr="000B523B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  <w:highlight w:val="yellow"/>
                        </w:rPr>
                        <w:t>MKMapView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>!</w:t>
                      </w:r>
                    </w:p>
                    <w:p w14:paraId="3D36D099" w14:textId="2EC0ACA2" w:rsidR="00D04EDF" w:rsidRPr="000B523B" w:rsidRDefault="000B523B" w:rsidP="000B523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0B523B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  <w:highlight w:val="yellow"/>
                        </w:rPr>
                        <w:t>var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 xml:space="preserve"> messages = [</w:t>
                      </w:r>
                      <w:r w:rsidRPr="000B523B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  <w:highlight w:val="yellow"/>
                        </w:rPr>
                        <w:t>AnyObject</w:t>
                      </w:r>
                      <w:r w:rsidRPr="000B523B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highlight w:val="yellow"/>
                        </w:rPr>
                        <w:t>]()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D75AA2" w14:textId="77777777" w:rsidR="00466BFF" w:rsidRPr="00117B36" w:rsidRDefault="00466BFF" w:rsidP="009F489E">
      <w:pPr>
        <w:rPr>
          <w:lang w:val="hu-HU"/>
        </w:rPr>
      </w:pPr>
    </w:p>
    <w:p w14:paraId="48EC80A3" w14:textId="77777777" w:rsidR="0041201C" w:rsidRPr="00117B36" w:rsidRDefault="0041201C" w:rsidP="009F489E">
      <w:pPr>
        <w:rPr>
          <w:lang w:val="hu-HU"/>
        </w:rPr>
      </w:pPr>
    </w:p>
    <w:p w14:paraId="7B7731EB" w14:textId="3468D44F" w:rsidR="0041201C" w:rsidRPr="00117B36" w:rsidRDefault="0041201C" w:rsidP="009F489E">
      <w:pPr>
        <w:rPr>
          <w:lang w:val="hu-HU"/>
        </w:rPr>
      </w:pPr>
      <w:r w:rsidRPr="00117B36">
        <w:rPr>
          <w:lang w:val="hu-HU"/>
        </w:rPr>
        <w:t xml:space="preserve">A storyboardban hozzunk létre egy </w:t>
      </w:r>
      <w:r w:rsidRPr="00117B36">
        <w:rPr>
          <w:b/>
          <w:lang w:val="hu-HU"/>
        </w:rPr>
        <w:t>MapSegue</w:t>
      </w:r>
      <w:r w:rsidRPr="00117B36">
        <w:rPr>
          <w:lang w:val="hu-HU"/>
        </w:rPr>
        <w:t xml:space="preserve"> nevű push segue-t, am</w:t>
      </w:r>
      <w:r w:rsidR="00117B36">
        <w:rPr>
          <w:lang w:val="hu-HU"/>
        </w:rPr>
        <w:t>ivel a Map gombra kattintva betö</w:t>
      </w:r>
      <w:r w:rsidRPr="00117B36">
        <w:rPr>
          <w:lang w:val="hu-HU"/>
        </w:rPr>
        <w:t>lthetjük a térképet.</w:t>
      </w:r>
      <w:r w:rsidR="009C54B5" w:rsidRPr="00117B36">
        <w:rPr>
          <w:lang w:val="hu-HU"/>
        </w:rPr>
        <w:t xml:space="preserve"> A navigation bar title-je legyen Map!</w:t>
      </w:r>
    </w:p>
    <w:p w14:paraId="01E51454" w14:textId="77777777" w:rsidR="0041201C" w:rsidRPr="00117B36" w:rsidRDefault="0041201C" w:rsidP="009F489E">
      <w:pPr>
        <w:rPr>
          <w:lang w:val="hu-HU"/>
        </w:rPr>
      </w:pPr>
    </w:p>
    <w:p w14:paraId="3DB3911F" w14:textId="3C5C6DC0" w:rsidR="0041201C" w:rsidRPr="00117B36" w:rsidRDefault="000B523B" w:rsidP="009F489E">
      <w:pPr>
        <w:rPr>
          <w:lang w:val="hu-HU"/>
        </w:rPr>
      </w:pPr>
      <w:r w:rsidRPr="00117B36">
        <w:rPr>
          <w:lang w:val="hu-HU"/>
        </w:rPr>
        <w:t>Ezután menjünk át a MEMessagesViewController-be készí</w:t>
      </w:r>
      <w:r w:rsidR="00117B36">
        <w:rPr>
          <w:lang w:val="hu-HU"/>
        </w:rPr>
        <w:t>t</w:t>
      </w:r>
      <w:r w:rsidRPr="00117B36">
        <w:rPr>
          <w:lang w:val="hu-HU"/>
        </w:rPr>
        <w:t>sük fel a térkép betöltésére:</w:t>
      </w:r>
      <w:r w:rsidR="0041201C" w:rsidRPr="00117B36">
        <w:rPr>
          <w:lang w:val="hu-HU"/>
        </w:rPr>
        <w:t xml:space="preserve"> egészítsük </w:t>
      </w:r>
      <w:r w:rsidRPr="00117B36">
        <w:rPr>
          <w:lang w:val="hu-HU"/>
        </w:rPr>
        <w:t>ki a prepareForSegue metódust!</w:t>
      </w:r>
    </w:p>
    <w:p w14:paraId="09D920C2" w14:textId="77777777" w:rsidR="0041201C" w:rsidRPr="00117B36" w:rsidRDefault="0041201C" w:rsidP="009F489E">
      <w:pPr>
        <w:rPr>
          <w:lang w:val="hu-HU"/>
        </w:rPr>
      </w:pPr>
    </w:p>
    <w:p w14:paraId="142939A7" w14:textId="330EB377" w:rsidR="0041201C" w:rsidRPr="00117B36" w:rsidRDefault="0041201C" w:rsidP="009F489E">
      <w:pPr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56079A6C" wp14:editId="7CBC08EF">
                <wp:extent cx="5257800" cy="1122892"/>
                <wp:effectExtent l="0" t="0" r="0" b="2540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8EC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override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prepareForSegue(segue: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UIStoryboardSegue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sender: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AnyObject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?) {</w:t>
                            </w:r>
                          </w:p>
                          <w:p w14:paraId="2CA3CF0E" w14:textId="3240773C" w:rsid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segue.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identifier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== 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"ComposeMessageSegue"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295183B7" w14:textId="00E7BD66" w:rsid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navVc = segue.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destinationViewController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</w:p>
                          <w:p w14:paraId="2C24FA87" w14:textId="49D35E24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UINavigationController</w:t>
                            </w:r>
                          </w:p>
                          <w:p w14:paraId="4CCF6105" w14:textId="19524A7A" w:rsid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vc = navVc.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viewControllers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first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? </w:t>
                            </w:r>
                          </w:p>
                          <w:p w14:paraId="21ABC9BD" w14:textId="3E33C612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ComposeMessageViewController</w:t>
                            </w:r>
                          </w:p>
                          <w:p w14:paraId="56671015" w14:textId="3B230A31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vc?.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delegate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</w:p>
                          <w:p w14:paraId="2C396F24" w14:textId="30CECCF8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  <w:p w14:paraId="326978AB" w14:textId="39C90C42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else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if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segue.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identifier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== 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  <w:highlight w:val="yellow"/>
                              </w:rPr>
                              <w:t>"MapSegue"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{</w:t>
                            </w:r>
                          </w:p>
                          <w:p w14:paraId="134701A1" w14:textId="16700B89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vc = segue.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destinationViewController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! 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MapViewController</w:t>
                            </w:r>
                          </w:p>
                          <w:p w14:paraId="2616383C" w14:textId="23A96213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   vc.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messages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= 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messages</w:t>
                            </w:r>
                          </w:p>
                          <w:p w14:paraId="3D7818DC" w14:textId="3CC60E9E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}</w:t>
                            </w:r>
                          </w:p>
                          <w:p w14:paraId="72033F99" w14:textId="152B8FFA" w:rsidR="00D04EDF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079A6C" id="Text_x0020_Box_x0020_14" o:spid="_x0000_s1037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" fillcolor="#eeece1 [3214]" stroked="f">
                <v:textbox style="mso-fit-shape-to-text:t" inset="2mm,2mm,2mm,2mm">
                  <w:txbxContent>
                    <w:p w14:paraId="76E688EC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override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prepareForSegue(segue: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UIStoryboardSegue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sender: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AnyObject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?) {</w:t>
                      </w:r>
                    </w:p>
                    <w:p w14:paraId="2CA3CF0E" w14:textId="3240773C" w:rsid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segue.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identifier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== 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"ComposeMessageSegue"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295183B7" w14:textId="00E7BD66" w:rsid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navVc = segue.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destinationViewController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</w:p>
                    <w:p w14:paraId="2C24FA87" w14:textId="49D35E24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UINavigationController</w:t>
                      </w:r>
                    </w:p>
                    <w:p w14:paraId="4CCF6105" w14:textId="19524A7A" w:rsid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vc = navVc.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viewControllers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first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? </w:t>
                      </w:r>
                    </w:p>
                    <w:p w14:paraId="21ABC9BD" w14:textId="3E33C612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ComposeMessageViewController</w:t>
                      </w:r>
                    </w:p>
                    <w:p w14:paraId="56671015" w14:textId="3B230A31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vc?.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delegate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</w:p>
                    <w:p w14:paraId="2C396F24" w14:textId="30CECCF8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  <w:p w14:paraId="326978AB" w14:textId="39C90C42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else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if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segue.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identifier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== 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  <w:highlight w:val="yellow"/>
                        </w:rPr>
                        <w:t>"MapSegue"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{</w:t>
                      </w:r>
                    </w:p>
                    <w:p w14:paraId="134701A1" w14:textId="16700B89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vc = segue.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destinationViewController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! 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MapViewController</w:t>
                      </w:r>
                    </w:p>
                    <w:p w14:paraId="2616383C" w14:textId="23A96213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   vc.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messages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= 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messages</w:t>
                      </w:r>
                    </w:p>
                    <w:p w14:paraId="3D7818DC" w14:textId="3CC60E9E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}</w:t>
                      </w:r>
                    </w:p>
                    <w:p w14:paraId="72033F99" w14:textId="152B8FFA" w:rsidR="00D04EDF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C71A19" w14:textId="77777777" w:rsidR="0041201C" w:rsidRPr="00117B36" w:rsidRDefault="0041201C" w:rsidP="009F489E">
      <w:pPr>
        <w:rPr>
          <w:lang w:val="hu-HU"/>
        </w:rPr>
      </w:pPr>
    </w:p>
    <w:p w14:paraId="5540FFC1" w14:textId="5E0EBA76" w:rsidR="0041201C" w:rsidRPr="00117B36" w:rsidRDefault="0041201C" w:rsidP="009F489E">
      <w:pPr>
        <w:rPr>
          <w:lang w:val="hu-HU"/>
        </w:rPr>
      </w:pPr>
      <w:r w:rsidRPr="00117B36">
        <w:rPr>
          <w:lang w:val="hu-HU"/>
        </w:rPr>
        <w:t>Teszteljük az alkalmazást!</w:t>
      </w:r>
    </w:p>
    <w:p w14:paraId="39A084AD" w14:textId="77777777" w:rsidR="0041201C" w:rsidRPr="00117B36" w:rsidRDefault="0041201C" w:rsidP="009F489E">
      <w:pPr>
        <w:rPr>
          <w:lang w:val="hu-HU"/>
        </w:rPr>
      </w:pPr>
    </w:p>
    <w:p w14:paraId="761423FF" w14:textId="437B7094" w:rsidR="0041201C" w:rsidRPr="00117B36" w:rsidRDefault="0041201C">
      <w:pPr>
        <w:jc w:val="both"/>
        <w:rPr>
          <w:lang w:val="hu-HU"/>
        </w:rPr>
        <w:pPrChange w:id="66" w:author="Imre Kelényi" w:date="2014-05-05T17:30:00Z">
          <w:pPr/>
        </w:pPrChange>
      </w:pPr>
      <w:r w:rsidRPr="00117B36">
        <w:rPr>
          <w:lang w:val="hu-HU"/>
        </w:rPr>
        <w:t>Látható, hogy a térkép betöltődött, ugyanakkor nincs rajta semmi.</w:t>
      </w:r>
    </w:p>
    <w:p w14:paraId="7DB5D363" w14:textId="6E716F4E" w:rsidR="0041201C" w:rsidRPr="00117B36" w:rsidRDefault="0041201C">
      <w:pPr>
        <w:jc w:val="both"/>
        <w:rPr>
          <w:lang w:val="hu-HU"/>
        </w:rPr>
        <w:pPrChange w:id="67" w:author="Imre Kelényi" w:date="2014-05-05T17:30:00Z">
          <w:pPr/>
        </w:pPrChange>
      </w:pPr>
      <w:r w:rsidRPr="00117B36">
        <w:rPr>
          <w:lang w:val="hu-HU"/>
        </w:rPr>
        <w:t xml:space="preserve">Ezt megoldandó, </w:t>
      </w:r>
      <w:r w:rsidR="004840F0" w:rsidRPr="00117B36">
        <w:rPr>
          <w:lang w:val="hu-HU"/>
        </w:rPr>
        <w:t xml:space="preserve">hozzunk létre egy új NSObjectből leszármazó osztályt, MessageAnnotation névvel, ami megvalósítja </w:t>
      </w:r>
      <w:r w:rsidR="00BA0CC7" w:rsidRPr="00117B36">
        <w:rPr>
          <w:lang w:val="hu-HU"/>
        </w:rPr>
        <w:t>a</w:t>
      </w:r>
      <w:r w:rsidR="004840F0" w:rsidRPr="00117B36">
        <w:rPr>
          <w:lang w:val="hu-HU"/>
        </w:rPr>
        <w:t>z</w:t>
      </w:r>
      <w:r w:rsidR="00BA0CC7" w:rsidRPr="00117B36">
        <w:rPr>
          <w:lang w:val="hu-HU"/>
        </w:rPr>
        <w:t xml:space="preserve"> </w:t>
      </w:r>
      <w:r w:rsidRPr="00117B36">
        <w:rPr>
          <w:b/>
          <w:lang w:val="hu-HU"/>
        </w:rPr>
        <w:t>MKAnnotation</w:t>
      </w:r>
      <w:r w:rsidR="004840F0" w:rsidRPr="00117B36">
        <w:rPr>
          <w:lang w:val="hu-HU"/>
        </w:rPr>
        <w:t xml:space="preserve"> protocol-t</w:t>
      </w:r>
      <w:r w:rsidR="00BA0CC7" w:rsidRPr="00117B36">
        <w:rPr>
          <w:lang w:val="hu-HU"/>
        </w:rPr>
        <w:t>:</w:t>
      </w:r>
    </w:p>
    <w:p w14:paraId="38CBFEAB" w14:textId="77777777" w:rsidR="0041201C" w:rsidRPr="00117B36" w:rsidRDefault="0041201C" w:rsidP="009F489E">
      <w:pPr>
        <w:rPr>
          <w:lang w:val="hu-HU"/>
        </w:rPr>
      </w:pPr>
    </w:p>
    <w:p w14:paraId="3535C156" w14:textId="357C1D6B" w:rsidR="00205C07" w:rsidRPr="00117B36" w:rsidRDefault="0041201C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67F52040" wp14:editId="5DA55921">
                <wp:extent cx="5257800" cy="2182340"/>
                <wp:effectExtent l="0" t="0" r="0" b="254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1823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F58D9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import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UIKit</w:t>
                            </w:r>
                          </w:p>
                          <w:p w14:paraId="176051BB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import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MapKit</w:t>
                            </w:r>
                          </w:p>
                          <w:p w14:paraId="652C1EB1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68A24923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class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MessageAnnotation: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NSObject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MKAnnotation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4DC9F94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coordinate: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CLLocationCoordinate2D</w:t>
                            </w:r>
                          </w:p>
                          <w:p w14:paraId="0EE2BEC5" w14:textId="7E461341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title: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  <w:r w:rsidR="008C5FC3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  <w:p w14:paraId="2BBD426A" w14:textId="50BA2D7F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var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subtitle: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  <w:r w:rsidR="008C5FC3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  <w:p w14:paraId="16A9B4DA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2B85D488" w14:textId="77777777" w:rsid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init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(coordinate: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CLLocationCoordinate2D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title: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subtitle: </w:t>
                            </w:r>
                          </w:p>
                          <w:p w14:paraId="078BC898" w14:textId="08EFB7AB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89B27F1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coordinate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coordinate</w:t>
                            </w:r>
                          </w:p>
                          <w:p w14:paraId="13580F49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title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title</w:t>
                            </w:r>
                          </w:p>
                          <w:p w14:paraId="344F28FB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self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subtitle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= subtitle</w:t>
                            </w:r>
                          </w:p>
                          <w:p w14:paraId="5BE3E745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7EEC5CF9" w14:textId="512C23D9" w:rsidR="00D04EDF" w:rsidRPr="004840F0" w:rsidRDefault="004840F0" w:rsidP="004840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F52040" id="Text_x0020_Box_x0020_15" o:spid="_x0000_s1038" type="#_x0000_t202" style="width:414pt;height:17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" fillcolor="#eeece1 [3214]" stroked="f">
                <v:textbox inset="2mm,2mm,2mm,2mm">
                  <w:txbxContent>
                    <w:p w14:paraId="54DF58D9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import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UIKit</w:t>
                      </w:r>
                    </w:p>
                    <w:p w14:paraId="176051BB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import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MapKit</w:t>
                      </w:r>
                    </w:p>
                    <w:p w14:paraId="652C1EB1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14:paraId="68A24923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class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MessageAnnotation: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NSObject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MKAnnotation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34DC9F94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var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coordinate: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CLLocationCoordinate2D</w:t>
                      </w:r>
                    </w:p>
                    <w:p w14:paraId="0EE2BEC5" w14:textId="7E461341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var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title: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  <w:r w:rsidR="008C5FC3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?</w:t>
                      </w:r>
                    </w:p>
                    <w:p w14:paraId="2BBD426A" w14:textId="50BA2D7F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var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subtitle: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  <w:r w:rsidR="008C5FC3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?</w:t>
                      </w:r>
                    </w:p>
                    <w:p w14:paraId="16A9B4DA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2B85D488" w14:textId="77777777" w:rsid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init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(coordinate: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CLLocationCoordinate2D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title: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subtitle: </w:t>
                      </w:r>
                    </w:p>
                    <w:p w14:paraId="078BC898" w14:textId="08EFB7AB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ab/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189B27F1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coordinate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coordinate</w:t>
                      </w:r>
                    </w:p>
                    <w:p w14:paraId="13580F49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title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title</w:t>
                      </w:r>
                    </w:p>
                    <w:p w14:paraId="344F28FB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self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subtitle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= subtitle</w:t>
                      </w:r>
                    </w:p>
                    <w:p w14:paraId="5BE3E745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7EEC5CF9" w14:textId="512C23D9" w:rsidR="00D04EDF" w:rsidRPr="004840F0" w:rsidRDefault="004840F0" w:rsidP="004840F0">
                      <w:pPr>
                        <w:rPr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77081B" w14:textId="25509671" w:rsidR="00205C07" w:rsidRPr="00117B36" w:rsidRDefault="00205C07" w:rsidP="009F489E">
      <w:pPr>
        <w:rPr>
          <w:lang w:val="hu-HU"/>
        </w:rPr>
      </w:pPr>
    </w:p>
    <w:p w14:paraId="3F77BB0E" w14:textId="77777777" w:rsidR="003A5D9C" w:rsidRPr="00117B36" w:rsidRDefault="003A5D9C" w:rsidP="009F489E">
      <w:pPr>
        <w:rPr>
          <w:lang w:val="hu-HU"/>
        </w:rPr>
      </w:pPr>
    </w:p>
    <w:p w14:paraId="39ACCE38" w14:textId="172A6139" w:rsidR="00573E7D" w:rsidRPr="00117B36" w:rsidRDefault="00573E7D" w:rsidP="009F489E">
      <w:pPr>
        <w:rPr>
          <w:lang w:val="hu-HU"/>
        </w:rPr>
      </w:pPr>
      <w:r w:rsidRPr="00117B36">
        <w:rPr>
          <w:lang w:val="hu-HU"/>
        </w:rPr>
        <w:t>Ha ez sik</w:t>
      </w:r>
      <w:r w:rsidR="004840F0" w:rsidRPr="00117B36">
        <w:rPr>
          <w:lang w:val="hu-HU"/>
        </w:rPr>
        <w:t xml:space="preserve">erült, akkor térjünk vissza a </w:t>
      </w:r>
      <w:r w:rsidRPr="00117B36">
        <w:rPr>
          <w:lang w:val="hu-HU"/>
        </w:rPr>
        <w:t>MapViewControllerbe és tegyük lehetővé, hogy a térképen megjelenjenek az üzenetek.</w:t>
      </w:r>
    </w:p>
    <w:p w14:paraId="15A5E337" w14:textId="77777777" w:rsidR="00573E7D" w:rsidRPr="00117B36" w:rsidRDefault="00573E7D" w:rsidP="009F489E">
      <w:pPr>
        <w:rPr>
          <w:lang w:val="hu-HU"/>
        </w:rPr>
      </w:pPr>
    </w:p>
    <w:p w14:paraId="652D6174" w14:textId="36008E45" w:rsidR="00573E7D" w:rsidRPr="00117B36" w:rsidRDefault="00573E7D" w:rsidP="009F489E">
      <w:pPr>
        <w:rPr>
          <w:lang w:val="hu-HU"/>
        </w:rPr>
      </w:pPr>
      <w:r w:rsidRPr="00117B36">
        <w:rPr>
          <w:lang w:val="hu-HU"/>
        </w:rPr>
        <w:t xml:space="preserve">Először is adjuk hozzá az </w:t>
      </w:r>
      <w:r w:rsidR="004840F0" w:rsidRPr="00117B36">
        <w:rPr>
          <w:lang w:val="hu-HU"/>
        </w:rPr>
        <w:t>üzeneteke</w:t>
      </w:r>
      <w:r w:rsidRPr="00117B36">
        <w:rPr>
          <w:lang w:val="hu-HU"/>
        </w:rPr>
        <w:t>t a térképhez annotation formában.</w:t>
      </w:r>
      <w:r w:rsidR="004840F0" w:rsidRPr="00117B36">
        <w:rPr>
          <w:lang w:val="hu-HU"/>
        </w:rPr>
        <w:t xml:space="preserve"> </w:t>
      </w:r>
    </w:p>
    <w:p w14:paraId="054AB4A8" w14:textId="77777777" w:rsidR="00573E7D" w:rsidRPr="00117B36" w:rsidRDefault="00573E7D" w:rsidP="009F489E">
      <w:pPr>
        <w:rPr>
          <w:lang w:val="hu-HU"/>
        </w:rPr>
      </w:pPr>
    </w:p>
    <w:p w14:paraId="2F04BF8D" w14:textId="6951D792" w:rsidR="00573E7D" w:rsidRPr="00117B36" w:rsidRDefault="00573E7D" w:rsidP="009F489E">
      <w:pPr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03C7EC83" wp14:editId="27C9035B">
                <wp:extent cx="5257800" cy="1122892"/>
                <wp:effectExtent l="0" t="0" r="0" b="254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69255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viewDidLoad() {</w:t>
                            </w:r>
                          </w:p>
                          <w:p w14:paraId="50B8BF83" w14:textId="3F3BB8C0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super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viewDidLoad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A84E289" w14:textId="143205B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26F35193" w14:textId="6B5938C6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for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message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in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messages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5F8D49E5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4A58B9B2" w14:textId="58677E2B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toUser = message[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"to_user"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</w:p>
                          <w:p w14:paraId="48D8C3E5" w14:textId="21125C31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fromUser = message[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"from_user"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</w:p>
                          <w:p w14:paraId="3EE0070D" w14:textId="045E0429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title = 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\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(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toUser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\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(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fromUser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)"</w:t>
                            </w:r>
                          </w:p>
                          <w:p w14:paraId="337B55EA" w14:textId="77777777" w:rsidR="004840F0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74615EC4" w14:textId="77777777" w:rsid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coordinate = </w:t>
                            </w:r>
                            <w:r w:rsidRPr="00872B5A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CLLocationCoordinate2DMake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</w:p>
                          <w:p w14:paraId="023880A3" w14:textId="77777777" w:rsid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message[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"latitude"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Double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03C27CDB" w14:textId="70B62729" w:rsidR="00872B5A" w:rsidRP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 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message[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"longitude"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Double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BB6FF5E" w14:textId="0A43989C" w:rsidR="00872B5A" w:rsidRP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DCC3188" w14:textId="4CAA2E5A" w:rsid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annotation = </w:t>
                            </w:r>
                            <w:r w:rsidRPr="00872B5A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MessageAnnotation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(coordinate: coordinate, </w:t>
                            </w:r>
                          </w:p>
                          <w:p w14:paraId="3954E42A" w14:textId="3D84770E" w:rsid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title:title, </w:t>
                            </w:r>
                          </w:p>
                          <w:p w14:paraId="466FA92B" w14:textId="15DF95DA" w:rsidR="00872B5A" w:rsidRP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subtitle:message[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"topic"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String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5148D0EF" w14:textId="77777777" w:rsidR="00872B5A" w:rsidRDefault="00872B5A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872B5A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mapView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872B5A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addAnnotation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(annotation)</w:t>
                            </w:r>
                          </w:p>
                          <w:p w14:paraId="571F8CF3" w14:textId="78C2BDD1" w:rsidR="004840F0" w:rsidRPr="00872B5A" w:rsidRDefault="00872B5A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="004840F0"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</w:p>
                          <w:p w14:paraId="34DFEE34" w14:textId="61F8E0C0" w:rsidR="00D04EDF" w:rsidRPr="004840F0" w:rsidRDefault="004840F0" w:rsidP="004840F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C7EC83" id="Text_x0020_Box_x0020_17" o:spid="_x0000_s1039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CJQvsf3gIAAEE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66D69255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viewDidLoad() {</w:t>
                      </w:r>
                    </w:p>
                    <w:p w14:paraId="50B8BF83" w14:textId="3F3BB8C0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super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viewDidLoad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0A84E289" w14:textId="143205B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26F35193" w14:textId="6B5938C6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for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message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in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messages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5F8D49E5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4A58B9B2" w14:textId="58677E2B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toUser = message[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"to_user"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]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</w:p>
                    <w:p w14:paraId="48D8C3E5" w14:textId="21125C31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fromUser = message[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"from_user"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]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</w:p>
                    <w:p w14:paraId="3EE0070D" w14:textId="045E0429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title = 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\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(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toUser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 xml:space="preserve">) 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\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(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fromUser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)"</w:t>
                      </w:r>
                    </w:p>
                    <w:p w14:paraId="337B55EA" w14:textId="77777777" w:rsidR="004840F0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74615EC4" w14:textId="77777777" w:rsid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coordinate = </w:t>
                      </w:r>
                      <w:r w:rsidRPr="00872B5A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CLLocationCoordinate2DMake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</w:p>
                    <w:p w14:paraId="023880A3" w14:textId="77777777" w:rsid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message[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"latitude"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Double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03C27CDB" w14:textId="70B62729" w:rsidR="00872B5A" w:rsidRP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 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message[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"longitude"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Double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4BB6FF5E" w14:textId="0A43989C" w:rsidR="00872B5A" w:rsidRP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</w:p>
                    <w:p w14:paraId="5DCC3188" w14:textId="4CAA2E5A" w:rsid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annotation = </w:t>
                      </w:r>
                      <w:r w:rsidRPr="00872B5A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MessageAnnotation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(coordinate: coordinate, </w:t>
                      </w:r>
                    </w:p>
                    <w:p w14:paraId="3954E42A" w14:textId="3D84770E" w:rsid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title:title, </w:t>
                      </w:r>
                    </w:p>
                    <w:p w14:paraId="466FA92B" w14:textId="15DF95DA" w:rsidR="00872B5A" w:rsidRP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subtitle:message[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"topic"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String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5148D0EF" w14:textId="77777777" w:rsidR="00872B5A" w:rsidRDefault="00872B5A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872B5A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mapView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872B5A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addAnnotation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(annotation)</w:t>
                      </w:r>
                    </w:p>
                    <w:p w14:paraId="571F8CF3" w14:textId="78C2BDD1" w:rsidR="004840F0" w:rsidRPr="00872B5A" w:rsidRDefault="00872B5A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="004840F0"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</w:p>
                    <w:p w14:paraId="34DFEE34" w14:textId="61F8E0C0" w:rsidR="00D04EDF" w:rsidRPr="004840F0" w:rsidRDefault="004840F0" w:rsidP="004840F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70AE11" w14:textId="25B421D6" w:rsidR="00861361" w:rsidRPr="00117B36" w:rsidRDefault="00A75AD6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0A82DD7F" wp14:editId="597800F1">
                <wp:extent cx="5257800" cy="1122892"/>
                <wp:effectExtent l="0" t="0" r="25400" b="2794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DF395" w14:textId="387BCEFE" w:rsidR="00A75AD6" w:rsidRPr="00E47556" w:rsidRDefault="005D5C37" w:rsidP="00A75AD6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5D5C37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https://gist.github.com/blazovics/aaa41932bf3b4d8e9bbc#file-viewdidload-mapviewcontroller-swift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82DD7F" id="Text_x0020_Box_x0020_13" o:spid="_x0000_s1040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" fillcolor="#1c1a10 [334]" strokecolor="black [3213]">
                <v:textbox style="mso-fit-shape-to-text:t" inset="2mm,2mm,2mm,2mm">
                  <w:txbxContent>
                    <w:p w14:paraId="32EDF395" w14:textId="387BCEFE" w:rsidR="00A75AD6" w:rsidRPr="00E47556" w:rsidRDefault="005D5C37" w:rsidP="00A75AD6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5D5C37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https://gist.github.com/blazovics/aaa41932bf3b4d8e9bbc#file-viewdidload-mapviewcontroller-swift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A5A22F" w14:textId="77777777" w:rsidR="00117B36" w:rsidRDefault="00117B36" w:rsidP="009F489E">
      <w:pPr>
        <w:rPr>
          <w:lang w:val="hu-HU"/>
        </w:rPr>
      </w:pPr>
    </w:p>
    <w:p w14:paraId="66D2CFCA" w14:textId="31719235" w:rsidR="00861361" w:rsidRPr="00117B36" w:rsidRDefault="00861361" w:rsidP="009F489E">
      <w:pPr>
        <w:rPr>
          <w:lang w:val="hu-HU"/>
        </w:rPr>
      </w:pPr>
      <w:r w:rsidRPr="00117B36">
        <w:rPr>
          <w:lang w:val="hu-HU"/>
        </w:rPr>
        <w:t>Futtassuk az alkalmazást!</w:t>
      </w:r>
    </w:p>
    <w:p w14:paraId="658B1B03" w14:textId="30567B44" w:rsidR="00872B5A" w:rsidRPr="00117B36" w:rsidRDefault="00872B5A" w:rsidP="009F489E">
      <w:pPr>
        <w:rPr>
          <w:lang w:val="hu-HU"/>
        </w:rPr>
      </w:pPr>
    </w:p>
    <w:p w14:paraId="0BC8C5BC" w14:textId="33CAE859" w:rsidR="00872B5A" w:rsidRPr="00117B36" w:rsidRDefault="00872B5A" w:rsidP="009F489E">
      <w:pPr>
        <w:rPr>
          <w:lang w:val="hu-HU"/>
        </w:rPr>
      </w:pPr>
      <w:r w:rsidRPr="00117B36">
        <w:rPr>
          <w:lang w:val="hu-HU"/>
        </w:rPr>
        <w:t>Az Annotation-ök mellett adjunk hozzá egy törtvonalat (</w:t>
      </w:r>
      <w:r w:rsidRPr="00117B36">
        <w:rPr>
          <w:b/>
          <w:lang w:val="hu-HU"/>
        </w:rPr>
        <w:t>MKPolyLine</w:t>
      </w:r>
      <w:r w:rsidRPr="00117B36">
        <w:rPr>
          <w:lang w:val="hu-HU"/>
        </w:rPr>
        <w:t xml:space="preserve">) </w:t>
      </w:r>
      <w:r w:rsidR="00117B36">
        <w:rPr>
          <w:lang w:val="hu-HU"/>
        </w:rPr>
        <w:t xml:space="preserve">is </w:t>
      </w:r>
      <w:r w:rsidRPr="00117B36">
        <w:rPr>
          <w:lang w:val="hu-HU"/>
        </w:rPr>
        <w:t>a tér</w:t>
      </w:r>
      <w:r w:rsidR="00A75AD6" w:rsidRPr="00117B36">
        <w:rPr>
          <w:lang w:val="hu-HU"/>
        </w:rPr>
        <w:t>képhez úgy, hogy minden üzenet</w:t>
      </w:r>
      <w:r w:rsidRPr="00117B36">
        <w:rPr>
          <w:lang w:val="hu-HU"/>
        </w:rPr>
        <w:t xml:space="preserve"> legyen </w:t>
      </w:r>
      <w:r w:rsidR="00A75AD6" w:rsidRPr="00117B36">
        <w:rPr>
          <w:lang w:val="hu-HU"/>
        </w:rPr>
        <w:t xml:space="preserve">egymás után </w:t>
      </w:r>
      <w:r w:rsidR="00117B36">
        <w:rPr>
          <w:lang w:val="hu-HU"/>
        </w:rPr>
        <w:t xml:space="preserve">sorban </w:t>
      </w:r>
      <w:r w:rsidRPr="00117B36">
        <w:rPr>
          <w:lang w:val="hu-HU"/>
        </w:rPr>
        <w:t>összekötve.</w:t>
      </w:r>
      <w:r w:rsidR="00A75AD6" w:rsidRPr="00117B36">
        <w:rPr>
          <w:lang w:val="hu-HU"/>
        </w:rPr>
        <w:t xml:space="preserve"> Ehhez először hozzunk létre egy koordinátákat tartalmazó tömböt, amivel létrehozzuk a törtvonalat, majd adjuk hozzá a törtvonalat a mapView-hoz, mint overlay.</w:t>
      </w:r>
    </w:p>
    <w:p w14:paraId="1E6F074C" w14:textId="77777777" w:rsidR="00872B5A" w:rsidRPr="00117B36" w:rsidRDefault="00872B5A" w:rsidP="009F489E">
      <w:pPr>
        <w:rPr>
          <w:lang w:val="hu-HU"/>
        </w:rPr>
      </w:pPr>
    </w:p>
    <w:p w14:paraId="7C68E214" w14:textId="4C821D2F" w:rsidR="00872B5A" w:rsidRPr="00117B36" w:rsidRDefault="00872B5A" w:rsidP="00872B5A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36A66DEA" wp14:editId="29D37BAE">
                <wp:extent cx="5257800" cy="1122892"/>
                <wp:effectExtent l="0" t="0" r="0" b="254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F5726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override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func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viewDidLoad() {</w:t>
                            </w:r>
                          </w:p>
                          <w:p w14:paraId="660F023A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super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4840F0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18"/>
                              </w:rPr>
                              <w:t>viewDidLoad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425D1C3C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9110178" w14:textId="42F015C0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5B2B2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var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coordinates = [</w:t>
                            </w:r>
                            <w:r w:rsidRPr="005B2B2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CLLocationCoordinate2D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]()</w:t>
                            </w:r>
                          </w:p>
                          <w:p w14:paraId="68D55877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5BAFAE90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for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message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in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840F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18"/>
                              </w:rPr>
                              <w:t>messages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7DC8A246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15066113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toUser = message[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"to_user"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</w:p>
                          <w:p w14:paraId="30C6E34E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fromUser = message[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"from_user"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as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! </w:t>
                            </w:r>
                            <w:r w:rsidRPr="004840F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18"/>
                              </w:rPr>
                              <w:t>String</w:t>
                            </w:r>
                          </w:p>
                          <w:p w14:paraId="590AF32A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840F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18"/>
                              </w:rPr>
                              <w:t>let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title = 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"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\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(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toUser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\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(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fromUser</w:t>
                            </w:r>
                            <w:r w:rsidRPr="004840F0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18"/>
                              </w:rPr>
                              <w:t>)"</w:t>
                            </w:r>
                          </w:p>
                          <w:p w14:paraId="141F6535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137A58A8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coordinate = </w:t>
                            </w:r>
                            <w:r w:rsidRPr="00872B5A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CLLocationCoordinate2DMake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</w:p>
                          <w:p w14:paraId="57A7D390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message[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"latitude"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Double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5C6C0D6F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 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message[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"longitude"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Double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04907154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345851F9" w14:textId="1E3E60FA" w:rsidR="005B2B20" w:rsidRPr="00872B5A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coordinates.</w:t>
                            </w:r>
                            <w:r w:rsidRPr="005B2B20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  <w:highlight w:val="yellow"/>
                              </w:rPr>
                              <w:t>append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(coordinate)</w:t>
                            </w:r>
                          </w:p>
                          <w:p w14:paraId="384C3829" w14:textId="77777777" w:rsidR="005B2B20" w:rsidRPr="00872B5A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5F1358C1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annotation = </w:t>
                            </w:r>
                            <w:r w:rsidRPr="00872B5A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MessageAnnotation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(coordinate: coordinate, </w:t>
                            </w:r>
                          </w:p>
                          <w:p w14:paraId="0440D87B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title:title, </w:t>
                            </w:r>
                          </w:p>
                          <w:p w14:paraId="46BD9D88" w14:textId="77777777" w:rsidR="005B2B20" w:rsidRPr="00872B5A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subtitle:message[</w:t>
                            </w:r>
                            <w:r w:rsidRPr="00872B5A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"topic"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! </w:t>
                            </w:r>
                            <w:r w:rsidRPr="00872B5A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String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735142BE" w14:textId="77777777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872B5A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self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872B5A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mapView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872B5A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addAnnotation</w:t>
                            </w:r>
                            <w:r w:rsidRPr="00872B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(annotation)</w:t>
                            </w:r>
                          </w:p>
                          <w:p w14:paraId="5F7E5F88" w14:textId="21815FA6" w:rsid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BDEED25" w14:textId="5EE7836C" w:rsidR="005B2B20" w:rsidRP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5B2B20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  <w:highlight w:val="yellow"/>
                              </w:rPr>
                              <w:t>let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polyline = </w:t>
                            </w:r>
                            <w:r w:rsidRPr="005B2B2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MKPolyline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(coordinates: &amp;coordinates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, </w:t>
                            </w:r>
                          </w:p>
                          <w:p w14:paraId="6F8A6465" w14:textId="5CA1B2F5" w:rsidR="005B2B20" w:rsidRP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</w:pP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ab/>
                              <w:t>count: coordinates.</w:t>
                            </w:r>
                            <w:r w:rsidRPr="005B2B20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  <w:highlight w:val="yellow"/>
                              </w:rPr>
                              <w:t>count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14:paraId="0F7A7926" w14:textId="31938CE1" w:rsidR="005B2B20" w:rsidRPr="005B2B2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3"/>
                                <w:szCs w:val="22"/>
                              </w:rPr>
                            </w:pP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 xml:space="preserve">   </w:t>
                            </w:r>
                            <w:r w:rsidRPr="005B2B20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  <w:highlight w:val="yellow"/>
                              </w:rPr>
                              <w:t>mapView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.</w:t>
                            </w:r>
                            <w:r w:rsidRPr="005B2B20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  <w:highlight w:val="yellow"/>
                              </w:rPr>
                              <w:t>addOverlay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  <w:highlight w:val="yellow"/>
                              </w:rPr>
                              <w:t>(polyline)</w:t>
                            </w:r>
                            <w:r w:rsidRPr="005B2B20">
                              <w:rPr>
                                <w:rFonts w:ascii="Menlo" w:hAnsi="Menlo" w:cs="Menlo"/>
                                <w:color w:val="000000"/>
                                <w:sz w:val="13"/>
                                <w:szCs w:val="18"/>
                              </w:rPr>
                              <w:t xml:space="preserve">   </w:t>
                            </w:r>
                          </w:p>
                          <w:p w14:paraId="68865FAC" w14:textId="77777777" w:rsidR="005B2B20" w:rsidRPr="004840F0" w:rsidRDefault="005B2B20" w:rsidP="005B2B20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40F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D979501" w14:textId="6F905EBC" w:rsidR="00872B5A" w:rsidRPr="00872B5A" w:rsidRDefault="00872B5A" w:rsidP="00872B5A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3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A66DEA" id="Text_x0020_Box_x0020_8" o:spid="_x0000_s1041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D0eXMF3gIAAD8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108F5726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override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func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viewDidLoad() {</w:t>
                      </w:r>
                    </w:p>
                    <w:p w14:paraId="660F023A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super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4840F0">
                        <w:rPr>
                          <w:rFonts w:ascii="Menlo" w:hAnsi="Menlo" w:cs="Menlo"/>
                          <w:color w:val="2E0D6E"/>
                          <w:sz w:val="18"/>
                          <w:szCs w:val="18"/>
                        </w:rPr>
                        <w:t>viewDidLoad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425D1C3C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14:paraId="09110178" w14:textId="42F015C0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5B2B2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var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coordinates = [</w:t>
                      </w:r>
                      <w:r w:rsidRPr="005B2B2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CLLocationCoordinate2D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]()</w:t>
                      </w:r>
                    </w:p>
                    <w:p w14:paraId="68D55877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5BAFAE90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for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message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in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4840F0">
                        <w:rPr>
                          <w:rFonts w:ascii="Menlo" w:hAnsi="Menlo" w:cs="Menlo"/>
                          <w:color w:val="3F6E74"/>
                          <w:sz w:val="18"/>
                          <w:szCs w:val="18"/>
                        </w:rPr>
                        <w:t>messages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7DC8A246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15066113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toUser = message[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"to_user"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]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</w:p>
                    <w:p w14:paraId="30C6E34E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fromUser = message[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"from_user"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]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as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! </w:t>
                      </w:r>
                      <w:r w:rsidRPr="004840F0">
                        <w:rPr>
                          <w:rFonts w:ascii="Menlo" w:hAnsi="Menlo" w:cs="Menlo"/>
                          <w:color w:val="5C2699"/>
                          <w:sz w:val="18"/>
                          <w:szCs w:val="18"/>
                        </w:rPr>
                        <w:t>String</w:t>
                      </w:r>
                    </w:p>
                    <w:p w14:paraId="590AF32A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4840F0">
                        <w:rPr>
                          <w:rFonts w:ascii="Menlo" w:hAnsi="Menlo" w:cs="Menlo"/>
                          <w:color w:val="AA0D91"/>
                          <w:sz w:val="18"/>
                          <w:szCs w:val="18"/>
                        </w:rPr>
                        <w:t>let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title = 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"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\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(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toUser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 xml:space="preserve">) 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\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(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fromUser</w:t>
                      </w:r>
                      <w:r w:rsidRPr="004840F0">
                        <w:rPr>
                          <w:rFonts w:ascii="Menlo" w:hAnsi="Menlo" w:cs="Menlo"/>
                          <w:color w:val="C41A16"/>
                          <w:sz w:val="18"/>
                          <w:szCs w:val="18"/>
                        </w:rPr>
                        <w:t>)"</w:t>
                      </w:r>
                    </w:p>
                    <w:p w14:paraId="141F6535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137A58A8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coordinate = </w:t>
                      </w:r>
                      <w:r w:rsidRPr="00872B5A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CLLocationCoordinate2DMake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</w:p>
                    <w:p w14:paraId="57A7D390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message[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"latitude"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Double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5C6C0D6F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 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message[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"longitude"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Double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04907154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</w:p>
                    <w:p w14:paraId="345851F9" w14:textId="1E3E60FA" w:rsidR="005B2B20" w:rsidRPr="00872B5A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coordinates.</w:t>
                      </w:r>
                      <w:r w:rsidRPr="005B2B20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  <w:highlight w:val="yellow"/>
                        </w:rPr>
                        <w:t>append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(coordinate)</w:t>
                      </w:r>
                    </w:p>
                    <w:p w14:paraId="384C3829" w14:textId="77777777" w:rsidR="005B2B20" w:rsidRPr="00872B5A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</w:p>
                    <w:p w14:paraId="5F1358C1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annotation = </w:t>
                      </w:r>
                      <w:r w:rsidRPr="00872B5A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MessageAnnotation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(coordinate: coordinate, </w:t>
                      </w:r>
                    </w:p>
                    <w:p w14:paraId="0440D87B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title:title, </w:t>
                      </w:r>
                    </w:p>
                    <w:p w14:paraId="46BD9D88" w14:textId="77777777" w:rsidR="005B2B20" w:rsidRPr="00872B5A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subtitle:message[</w:t>
                      </w:r>
                      <w:r w:rsidRPr="00872B5A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"topic"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! </w:t>
                      </w:r>
                      <w:r w:rsidRPr="00872B5A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String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735142BE" w14:textId="77777777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872B5A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self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872B5A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mapView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872B5A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addAnnotation</w:t>
                      </w:r>
                      <w:r w:rsidRPr="00872B5A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(annotation)</w:t>
                      </w:r>
                    </w:p>
                    <w:p w14:paraId="5F7E5F88" w14:textId="21815FA6" w:rsid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7BDEED25" w14:textId="5EE7836C" w:rsidR="005B2B20" w:rsidRP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5B2B20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  <w:highlight w:val="yellow"/>
                        </w:rPr>
                        <w:t>let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polyline = </w:t>
                      </w:r>
                      <w:r w:rsidRPr="005B2B2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MKPolyline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(coordinates: &amp;coordinates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, </w:t>
                      </w:r>
                    </w:p>
                    <w:p w14:paraId="6F8A6465" w14:textId="5CA1B2F5" w:rsidR="005B2B20" w:rsidRP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</w:pP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ab/>
                        <w:t>count: coordinates.</w:t>
                      </w:r>
                      <w:r w:rsidRPr="005B2B20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  <w:highlight w:val="yellow"/>
                        </w:rPr>
                        <w:t>count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)</w:t>
                      </w:r>
                    </w:p>
                    <w:p w14:paraId="0F7A7926" w14:textId="31938CE1" w:rsidR="005B2B20" w:rsidRPr="005B2B2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3"/>
                          <w:szCs w:val="22"/>
                        </w:rPr>
                      </w:pP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 xml:space="preserve">   </w:t>
                      </w:r>
                      <w:r w:rsidRPr="005B2B20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  <w:highlight w:val="yellow"/>
                        </w:rPr>
                        <w:t>mapView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.</w:t>
                      </w:r>
                      <w:r w:rsidRPr="005B2B20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  <w:highlight w:val="yellow"/>
                        </w:rPr>
                        <w:t>addOverlay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  <w:highlight w:val="yellow"/>
                        </w:rPr>
                        <w:t>(polyline)</w:t>
                      </w:r>
                      <w:r w:rsidRPr="005B2B20">
                        <w:rPr>
                          <w:rFonts w:ascii="Menlo" w:hAnsi="Menlo" w:cs="Menlo"/>
                          <w:color w:val="000000"/>
                          <w:sz w:val="13"/>
                          <w:szCs w:val="18"/>
                        </w:rPr>
                        <w:t xml:space="preserve">   </w:t>
                      </w:r>
                    </w:p>
                    <w:p w14:paraId="68865FAC" w14:textId="77777777" w:rsidR="005B2B20" w:rsidRPr="004840F0" w:rsidRDefault="005B2B20" w:rsidP="005B2B20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  <w:r w:rsidRPr="004840F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3D979501" w14:textId="6F905EBC" w:rsidR="00872B5A" w:rsidRPr="00872B5A" w:rsidRDefault="00872B5A" w:rsidP="00872B5A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3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07A5DE9" w14:textId="77777777" w:rsidR="00861361" w:rsidRPr="00117B36" w:rsidRDefault="00861361" w:rsidP="009F489E">
      <w:pPr>
        <w:rPr>
          <w:lang w:val="hu-HU"/>
        </w:rPr>
      </w:pPr>
    </w:p>
    <w:p w14:paraId="1C146FB7" w14:textId="74BC7D0C" w:rsidR="00A75AD6" w:rsidRPr="00117B36" w:rsidRDefault="00A75AD6" w:rsidP="009F489E">
      <w:pPr>
        <w:rPr>
          <w:lang w:val="hu-HU"/>
        </w:rPr>
      </w:pPr>
      <w:r w:rsidRPr="00117B36">
        <w:rPr>
          <w:lang w:val="hu-HU"/>
        </w:rPr>
        <w:lastRenderedPageBreak/>
        <w:t>Ezután implementáljuk a következő delegate metódust, hogy ki is legyen rajzolva a törtvonal.</w:t>
      </w:r>
    </w:p>
    <w:p w14:paraId="7BEEB8D6" w14:textId="524EF981" w:rsidR="00A75AD6" w:rsidRPr="00117B36" w:rsidRDefault="00A75AD6" w:rsidP="009F489E">
      <w:pPr>
        <w:rPr>
          <w:lang w:val="hu-HU"/>
        </w:rPr>
      </w:pPr>
    </w:p>
    <w:p w14:paraId="5A1E2A70" w14:textId="3F8FA6E4" w:rsidR="00A75AD6" w:rsidRPr="00117B36" w:rsidRDefault="00A75AD6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050252BF" wp14:editId="452D1BAA">
                <wp:extent cx="5257800" cy="1122892"/>
                <wp:effectExtent l="0" t="0" r="0" b="254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24D06" w14:textId="6E45D20A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mapView(mapView: </w:t>
                            </w:r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MKMapView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rendererForOverlay overlay: </w:t>
                            </w:r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MKOverlay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) -&gt; </w:t>
                            </w:r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MKOverlayRenderer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1A21C037" w14:textId="2F01A50D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overlay </w:t>
                            </w:r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is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MKPolyline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</w:p>
                          <w:p w14:paraId="1BD7BA13" w14:textId="5925CEAB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</w:t>
                            </w:r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line = </w:t>
                            </w:r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MKPolylineRenderer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(overlay: overlay)</w:t>
                            </w:r>
                          </w:p>
                          <w:p w14:paraId="3E0A384E" w14:textId="49AC8D9B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line.</w:t>
                            </w:r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strokeColor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UIColor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A75AD6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blueColor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291ED42A" w14:textId="41D07B71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line.</w:t>
                            </w:r>
                            <w:r w:rsidRPr="00A75AD6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lineWidth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A75AD6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</w:rPr>
                              <w:t>2</w:t>
                            </w:r>
                          </w:p>
                          <w:p w14:paraId="1EBE2235" w14:textId="3DF3AEB5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</w:t>
                            </w:r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line</w:t>
                            </w:r>
                          </w:p>
                          <w:p w14:paraId="7F3301A6" w14:textId="6F94F4B5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  <w:p w14:paraId="62D3388F" w14:textId="62CF5369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</w:t>
                            </w:r>
                            <w:r w:rsidRPr="00A75AD6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="00743613" w:rsidRPr="00743613">
                              <w:rPr>
                                <w:rFonts w:ascii="Menlo" w:hAnsi="Menlo" w:cs="Menlo"/>
                                <w:color w:val="5B2699"/>
                                <w:sz w:val="18"/>
                                <w:szCs w:val="22"/>
                              </w:rPr>
                              <w:t>MKPolylineRenderer</w:t>
                            </w:r>
                            <w:r w:rsidR="00743613" w:rsidRPr="00743613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127D2FF1" w14:textId="744ABB59" w:rsidR="00A75AD6" w:rsidRPr="00A75AD6" w:rsidRDefault="00A75AD6" w:rsidP="00A75AD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8"/>
                                <w:szCs w:val="18"/>
                              </w:rPr>
                            </w:pPr>
                            <w:r w:rsidRPr="00A75AD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0252BF" id="Text_x0020_Box_x0020_12" o:spid="_x0000_s1042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" fillcolor="#eeece1 [3214]" stroked="f">
                <v:textbox style="mso-fit-shape-to-text:t" inset="2mm,2mm,2mm,2mm">
                  <w:txbxContent>
                    <w:p w14:paraId="35124D06" w14:textId="6E45D20A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mapView(mapView: </w:t>
                      </w:r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MKMapView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rendererForOverlay overlay: </w:t>
                      </w:r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MKOverlay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) -&gt; </w:t>
                      </w:r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MKOverlayRenderer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1A21C037" w14:textId="2F01A50D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overlay </w:t>
                      </w:r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is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MKPolyline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</w:p>
                    <w:p w14:paraId="1BD7BA13" w14:textId="5925CEAB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</w:t>
                      </w:r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line = </w:t>
                      </w:r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MKPolylineRenderer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(overlay: overlay)</w:t>
                      </w:r>
                    </w:p>
                    <w:p w14:paraId="3E0A384E" w14:textId="49AC8D9B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line.</w:t>
                      </w:r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strokeColor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UIColor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A75AD6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blueColor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291ED42A" w14:textId="41D07B71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line.</w:t>
                      </w:r>
                      <w:r w:rsidRPr="00A75AD6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lineWidth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A75AD6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</w:rPr>
                        <w:t>2</w:t>
                      </w:r>
                    </w:p>
                    <w:p w14:paraId="1EBE2235" w14:textId="3DF3AEB5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</w:t>
                      </w:r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line</w:t>
                      </w:r>
                    </w:p>
                    <w:p w14:paraId="7F3301A6" w14:textId="6F94F4B5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  <w:p w14:paraId="62D3388F" w14:textId="62CF5369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</w:t>
                      </w:r>
                      <w:r w:rsidRPr="00A75AD6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="00743613" w:rsidRPr="00743613">
                        <w:rPr>
                          <w:rFonts w:ascii="Menlo" w:hAnsi="Menlo" w:cs="Menlo"/>
                          <w:color w:val="5B2699"/>
                          <w:sz w:val="18"/>
                          <w:szCs w:val="22"/>
                        </w:rPr>
                        <w:t>MKPolylineRenderer</w:t>
                      </w:r>
                      <w:r w:rsidR="00743613" w:rsidRPr="00743613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()</w:t>
                      </w:r>
                    </w:p>
                    <w:p w14:paraId="127D2FF1" w14:textId="744ABB59" w:rsidR="00A75AD6" w:rsidRPr="00A75AD6" w:rsidRDefault="00A75AD6" w:rsidP="00A75AD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8"/>
                          <w:szCs w:val="18"/>
                        </w:rPr>
                      </w:pPr>
                      <w:r w:rsidRPr="00A75AD6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351560" w14:textId="77777777" w:rsidR="00A75AD6" w:rsidRPr="00117B36" w:rsidRDefault="00A75AD6" w:rsidP="009F489E">
      <w:pPr>
        <w:rPr>
          <w:lang w:val="hu-HU"/>
        </w:rPr>
      </w:pPr>
    </w:p>
    <w:p w14:paraId="5D0AB52D" w14:textId="3381E92E" w:rsidR="00861361" w:rsidRPr="00117B36" w:rsidRDefault="00861361" w:rsidP="009F489E">
      <w:pPr>
        <w:rPr>
          <w:lang w:val="hu-HU"/>
        </w:rPr>
      </w:pPr>
      <w:r w:rsidRPr="00117B36">
        <w:rPr>
          <w:lang w:val="hu-HU"/>
        </w:rPr>
        <w:t>Látható, hogy most már szépen megjelennek az üzenetek</w:t>
      </w:r>
      <w:r w:rsidR="00A75AD6" w:rsidRPr="00117B36">
        <w:rPr>
          <w:lang w:val="hu-HU"/>
        </w:rPr>
        <w:t xml:space="preserve"> és az azokat összekötő vonal</w:t>
      </w:r>
      <w:r w:rsidRPr="00117B36">
        <w:rPr>
          <w:lang w:val="hu-HU"/>
        </w:rPr>
        <w:t>, ugyanakkor nem tudjuk betölteni a tartalmukat.</w:t>
      </w:r>
      <w:r w:rsidR="006E7E69" w:rsidRPr="00117B36">
        <w:rPr>
          <w:lang w:val="hu-HU"/>
        </w:rPr>
        <w:t xml:space="preserve"> </w:t>
      </w:r>
      <w:r w:rsidRPr="00117B36">
        <w:rPr>
          <w:lang w:val="hu-HU"/>
        </w:rPr>
        <w:t xml:space="preserve">Ehhez valósítsuk meg a következő delegate </w:t>
      </w:r>
      <w:commentRangeStart w:id="68"/>
      <w:r w:rsidRPr="00117B36">
        <w:rPr>
          <w:lang w:val="hu-HU"/>
        </w:rPr>
        <w:t>metódust</w:t>
      </w:r>
      <w:commentRangeEnd w:id="68"/>
      <w:r w:rsidR="00493BD7" w:rsidRPr="00117B36">
        <w:rPr>
          <w:rStyle w:val="CommentReference"/>
          <w:lang w:val="hu-HU"/>
        </w:rPr>
        <w:commentReference w:id="68"/>
      </w:r>
      <w:r w:rsidRPr="00117B36">
        <w:rPr>
          <w:lang w:val="hu-HU"/>
        </w:rPr>
        <w:t>.</w:t>
      </w:r>
    </w:p>
    <w:p w14:paraId="7ED577E7" w14:textId="77777777" w:rsidR="00861361" w:rsidRPr="00117B36" w:rsidRDefault="00861361" w:rsidP="009F489E">
      <w:pPr>
        <w:rPr>
          <w:lang w:val="hu-HU"/>
        </w:rPr>
      </w:pPr>
    </w:p>
    <w:p w14:paraId="05C59ABD" w14:textId="7C5C8FAC" w:rsidR="00861361" w:rsidRPr="00117B36" w:rsidRDefault="00861361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0600BDA9" wp14:editId="6578BFC1">
                <wp:extent cx="5257800" cy="1122892"/>
                <wp:effectExtent l="0" t="0" r="0" b="2540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4B6AC4" w14:textId="77777777" w:rsidR="00B2364C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mapView(mapView: </w:t>
                            </w:r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MKMapView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viewForAnnotation annotation: </w:t>
                            </w:r>
                          </w:p>
                          <w:p w14:paraId="04BF8FBC" w14:textId="3545B55B" w:rsidR="000F7EE8" w:rsidRPr="000F7EE8" w:rsidRDefault="00B2364C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MKAnnotation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) -&gt; 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MKAnnotationView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? {</w:t>
                            </w:r>
                          </w:p>
                          <w:p w14:paraId="43F9D552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_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annotation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? </w:t>
                            </w:r>
                            <w:r w:rsidRPr="000F7EE8">
                              <w:rPr>
                                <w:rFonts w:ascii="Menlo" w:hAnsi="Menlo" w:cs="Menlo"/>
                                <w:color w:val="3F6E74"/>
                                <w:sz w:val="18"/>
                                <w:szCs w:val="22"/>
                              </w:rPr>
                              <w:t>MessageAnnotation</w:t>
                            </w:r>
                          </w:p>
                          <w:p w14:paraId="62798334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{</w:t>
                            </w:r>
                          </w:p>
                          <w:p w14:paraId="6AAB489D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reusableId = </w:t>
                            </w:r>
                            <w:r w:rsidRPr="000F7EE8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"MessengerAnnotationID"</w:t>
                            </w:r>
                          </w:p>
                          <w:p w14:paraId="3F948FEA" w14:textId="77777777" w:rsidR="00B2364C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pinAnnotationView = </w:t>
                            </w:r>
                          </w:p>
                          <w:p w14:paraId="1F05B3A3" w14:textId="77777777" w:rsidR="00B2364C" w:rsidRDefault="00B2364C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mapView.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dequeueReusableAnnotationViewWithIdentifier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(reusableId)</w:t>
                            </w:r>
                          </w:p>
                          <w:p w14:paraId="480DB05C" w14:textId="1B012093" w:rsidR="000F7EE8" w:rsidRPr="000F7EE8" w:rsidRDefault="00B2364C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as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? </w:t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MKPinAnnotationView</w:t>
                            </w:r>
                          </w:p>
                          <w:p w14:paraId="5033A6E4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pinAnnotationView ==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nil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</w:p>
                          <w:p w14:paraId="35203A46" w14:textId="77777777" w:rsidR="00B2364C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pinAnnotationView = </w:t>
                            </w:r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MKPinAnnotationView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(annotation:</w:t>
                            </w:r>
                          </w:p>
                          <w:p w14:paraId="68966120" w14:textId="3192829E" w:rsidR="000F7EE8" w:rsidRPr="000F7EE8" w:rsidRDefault="00B2364C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annotation, reuseIdentifier: reusableId)</w:t>
                            </w:r>
                          </w:p>
                          <w:p w14:paraId="6C1902D5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pinAnnotationView!.</w:t>
                            </w:r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pinColor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MKPinAnnotationColor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0F7EE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Green</w:t>
                            </w:r>
                          </w:p>
                          <w:p w14:paraId="168E8909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pinAnnotationView!.</w:t>
                            </w:r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canShowCallout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true</w:t>
                            </w:r>
                          </w:p>
                          <w:p w14:paraId="752BE839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3078B743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callOutButton = </w:t>
                            </w:r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UIButton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(type:.</w:t>
                            </w:r>
                            <w:r w:rsidRPr="000F7EE8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DetailDisclosure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5CA9B7A5" w14:textId="77777777" w:rsidR="00B2364C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pinAnnotationView!.</w:t>
                            </w:r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rightCalloutAccessoryView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</w:t>
                            </w:r>
                          </w:p>
                          <w:p w14:paraId="221B5631" w14:textId="25155CC4" w:rsidR="000F7EE8" w:rsidRPr="000F7EE8" w:rsidRDefault="00B2364C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="000F7EE8"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callOutButton</w:t>
                            </w:r>
                          </w:p>
                          <w:p w14:paraId="0DC648E8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0AE79B1D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else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{</w:t>
                            </w:r>
                          </w:p>
                          <w:p w14:paraId="72366F2A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pinAnnotationView!.</w:t>
                            </w:r>
                            <w:r w:rsidRPr="000F7EE8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annotation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annotation</w:t>
                            </w:r>
                          </w:p>
                          <w:p w14:paraId="2D5390F9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79ED7DE4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</w:p>
                          <w:p w14:paraId="27038113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pinAnnotationView</w:t>
                            </w:r>
                          </w:p>
                          <w:p w14:paraId="4C7B8972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}</w:t>
                            </w:r>
                          </w:p>
                          <w:p w14:paraId="3A54C88F" w14:textId="77777777" w:rsidR="000F7EE8" w:rsidRPr="000F7EE8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0F7EE8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nil</w:t>
                            </w:r>
                          </w:p>
                          <w:p w14:paraId="0D933EF7" w14:textId="619EF03C" w:rsidR="00D04EDF" w:rsidRPr="00861361" w:rsidRDefault="000F7EE8" w:rsidP="000F7EE8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2"/>
                                <w:szCs w:val="18"/>
                              </w:rPr>
                            </w:pPr>
                            <w:r w:rsidRPr="000F7EE8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00BDA9" id="Text_x0020_Box_x0020_20" o:spid="_x0000_s1043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Aaa37z3gIAAEE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154B6AC4" w14:textId="77777777" w:rsidR="00B2364C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mapView(mapView: </w:t>
                      </w:r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MKMapView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viewForAnnotation annotation: </w:t>
                      </w:r>
                    </w:p>
                    <w:p w14:paraId="04BF8FBC" w14:textId="3545B55B" w:rsidR="000F7EE8" w:rsidRPr="000F7EE8" w:rsidRDefault="00B2364C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="000F7EE8"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MKAnnotation</w:t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) -&gt; </w:t>
                      </w:r>
                      <w:r w:rsidR="000F7EE8"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MKAnnotationView</w:t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? {</w:t>
                      </w:r>
                    </w:p>
                    <w:p w14:paraId="43F9D552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_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annotation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? </w:t>
                      </w:r>
                      <w:r w:rsidRPr="000F7EE8">
                        <w:rPr>
                          <w:rFonts w:ascii="Menlo" w:hAnsi="Menlo" w:cs="Menlo"/>
                          <w:color w:val="3F6E74"/>
                          <w:sz w:val="18"/>
                          <w:szCs w:val="22"/>
                        </w:rPr>
                        <w:t>MessageAnnotation</w:t>
                      </w:r>
                    </w:p>
                    <w:p w14:paraId="62798334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{</w:t>
                      </w:r>
                    </w:p>
                    <w:p w14:paraId="6AAB489D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reusableId = </w:t>
                      </w:r>
                      <w:r w:rsidRPr="000F7EE8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"MessengerAnnotationID"</w:t>
                      </w:r>
                    </w:p>
                    <w:p w14:paraId="3F948FEA" w14:textId="77777777" w:rsidR="00B2364C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pinAnnotationView = </w:t>
                      </w:r>
                    </w:p>
                    <w:p w14:paraId="1F05B3A3" w14:textId="77777777" w:rsidR="00B2364C" w:rsidRDefault="00B2364C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mapView.</w:t>
                      </w:r>
                      <w:r w:rsidR="000F7EE8" w:rsidRPr="000F7EE8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dequeueReusableAnnotationViewWithIdentifier</w:t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(reusableId)</w:t>
                      </w:r>
                    </w:p>
                    <w:p w14:paraId="480DB05C" w14:textId="1B012093" w:rsidR="000F7EE8" w:rsidRPr="000F7EE8" w:rsidRDefault="00B2364C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="000F7EE8"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as</w:t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? </w:t>
                      </w:r>
                      <w:r w:rsidR="000F7EE8"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MKPinAnnotationView</w:t>
                      </w:r>
                    </w:p>
                    <w:p w14:paraId="5033A6E4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pinAnnotationView ==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nil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</w:p>
                    <w:p w14:paraId="35203A46" w14:textId="77777777" w:rsidR="00B2364C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pinAnnotationView = </w:t>
                      </w:r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MKPinAnnotationView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(annotation:</w:t>
                      </w:r>
                    </w:p>
                    <w:p w14:paraId="68966120" w14:textId="3192829E" w:rsidR="000F7EE8" w:rsidRPr="000F7EE8" w:rsidRDefault="00B2364C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annotation, reuseIdentifier: reusableId)</w:t>
                      </w:r>
                    </w:p>
                    <w:p w14:paraId="6C1902D5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pinAnnotationView!.</w:t>
                      </w:r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pinColor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MKPinAnnotationColor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0F7EE8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Green</w:t>
                      </w:r>
                    </w:p>
                    <w:p w14:paraId="168E8909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pinAnnotationView!.</w:t>
                      </w:r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canShowCallout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true</w:t>
                      </w:r>
                    </w:p>
                    <w:p w14:paraId="752BE839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3078B743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callOutButton = </w:t>
                      </w:r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UIButton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(type:.</w:t>
                      </w:r>
                      <w:r w:rsidRPr="000F7EE8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DetailDisclosure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5CA9B7A5" w14:textId="77777777" w:rsidR="00B2364C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pinAnnotationView!.</w:t>
                      </w:r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rightCalloutAccessoryView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</w:t>
                      </w:r>
                    </w:p>
                    <w:p w14:paraId="221B5631" w14:textId="25155CC4" w:rsidR="000F7EE8" w:rsidRPr="000F7EE8" w:rsidRDefault="00B2364C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="000F7EE8"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callOutButton</w:t>
                      </w:r>
                    </w:p>
                    <w:p w14:paraId="0DC648E8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0AE79B1D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else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{</w:t>
                      </w:r>
                    </w:p>
                    <w:p w14:paraId="72366F2A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pinAnnotationView!.</w:t>
                      </w:r>
                      <w:r w:rsidRPr="000F7EE8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annotation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annotation</w:t>
                      </w:r>
                    </w:p>
                    <w:p w14:paraId="2D5390F9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79ED7DE4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</w:p>
                    <w:p w14:paraId="27038113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pinAnnotationView</w:t>
                      </w:r>
                    </w:p>
                    <w:p w14:paraId="4C7B8972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}</w:t>
                      </w:r>
                    </w:p>
                    <w:p w14:paraId="3A54C88F" w14:textId="77777777" w:rsidR="000F7EE8" w:rsidRPr="000F7EE8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0F7EE8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nil</w:t>
                      </w:r>
                    </w:p>
                    <w:p w14:paraId="0D933EF7" w14:textId="619EF03C" w:rsidR="00D04EDF" w:rsidRPr="00861361" w:rsidRDefault="000F7EE8" w:rsidP="000F7EE8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2"/>
                          <w:szCs w:val="18"/>
                        </w:rPr>
                      </w:pPr>
                      <w:r w:rsidRPr="000F7EE8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3C2B21" w14:textId="73CBB04D" w:rsidR="00324744" w:rsidRPr="00117B36" w:rsidRDefault="00324744" w:rsidP="009F489E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68377CF2" wp14:editId="33C13D3C">
                <wp:extent cx="5257800" cy="1122892"/>
                <wp:effectExtent l="0" t="0" r="25400" b="27940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F3FAB" w14:textId="2DE17277" w:rsidR="00D04EDF" w:rsidRPr="00E47556" w:rsidRDefault="00CF2DEC" w:rsidP="00324744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F2DEC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https://gist.github.com/DjCantor/774af10415fcd2ae3a95#file-mkannotationview-mapview-mkmapview-themapview-viewforannotation-id-mkannotation-annotation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77CF2" id="Text_x0020_Box_x0020_26" o:spid="_x0000_s1044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" fillcolor="#1c1a10 [334]" strokecolor="black [3213]">
                <v:textbox style="mso-fit-shape-to-text:t" inset="2mm,2mm,2mm,2mm">
                  <w:txbxContent>
                    <w:p w14:paraId="644F3FAB" w14:textId="2DE17277" w:rsidR="00D04EDF" w:rsidRPr="00E47556" w:rsidRDefault="00CF2DEC" w:rsidP="00324744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CF2DEC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https://gist.github.com/DjCantor/774af10415fcd2ae3a95#file-mkannotationview-mapview-mkmapview-themapview-viewforannotation-id-mkannotation-annotation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61A925" w14:textId="77777777" w:rsidR="00573E7D" w:rsidRPr="00117B36" w:rsidRDefault="00573E7D" w:rsidP="009F489E">
      <w:pPr>
        <w:rPr>
          <w:lang w:val="hu-HU"/>
        </w:rPr>
      </w:pPr>
    </w:p>
    <w:p w14:paraId="35372B48" w14:textId="1DBB1B5F" w:rsidR="003962C5" w:rsidRPr="00117B36" w:rsidRDefault="000E6539">
      <w:pPr>
        <w:jc w:val="both"/>
        <w:rPr>
          <w:lang w:val="hu-HU"/>
        </w:rPr>
        <w:pPrChange w:id="69" w:author="Imre Kelényi" w:date="2014-05-05T17:31:00Z">
          <w:pPr/>
        </w:pPrChange>
      </w:pPr>
      <w:r w:rsidRPr="00117B36">
        <w:rPr>
          <w:lang w:val="hu-HU"/>
        </w:rPr>
        <w:t>Ezután implementáljuk az előbb</w:t>
      </w:r>
      <w:r w:rsidR="003962C5" w:rsidRPr="00117B36">
        <w:rPr>
          <w:lang w:val="hu-HU"/>
        </w:rPr>
        <w:t xml:space="preserve"> hozzáadott gomb eseménykezelőjét.</w:t>
      </w:r>
      <w:r w:rsidR="006E7E69" w:rsidRPr="00117B36">
        <w:rPr>
          <w:lang w:val="hu-HU"/>
        </w:rPr>
        <w:t xml:space="preserve"> </w:t>
      </w:r>
    </w:p>
    <w:p w14:paraId="64D2AE5C" w14:textId="0A40733B" w:rsidR="00B026CC" w:rsidRPr="00117B36" w:rsidRDefault="00B026CC">
      <w:pPr>
        <w:jc w:val="both"/>
        <w:rPr>
          <w:lang w:val="hu-HU"/>
        </w:rPr>
        <w:pPrChange w:id="70" w:author="Imre Kelényi" w:date="2014-05-05T17:31:00Z">
          <w:pPr/>
        </w:pPrChange>
      </w:pPr>
      <w:r w:rsidRPr="00117B36">
        <w:rPr>
          <w:lang w:val="hu-HU"/>
        </w:rPr>
        <w:t>A gomb megnyomására először lekérdezzük az adott üzenet koordinátáját, majd a beépített reverse geocoding szolgáltatás seg</w:t>
      </w:r>
      <w:r w:rsidR="00117B36">
        <w:rPr>
          <w:lang w:val="hu-HU"/>
        </w:rPr>
        <w:t>í</w:t>
      </w:r>
      <w:r w:rsidRPr="00117B36">
        <w:rPr>
          <w:lang w:val="hu-HU"/>
        </w:rPr>
        <w:t>tségével megkapjuk a pontos címét a küldés helyének.</w:t>
      </w:r>
    </w:p>
    <w:p w14:paraId="77AB4D32" w14:textId="662B71CA" w:rsidR="00B026CC" w:rsidRPr="00117B36" w:rsidRDefault="00B026CC">
      <w:pPr>
        <w:jc w:val="both"/>
        <w:rPr>
          <w:lang w:val="hu-HU"/>
        </w:rPr>
        <w:pPrChange w:id="71" w:author="Imre Kelényi" w:date="2014-05-05T17:31:00Z">
          <w:pPr/>
        </w:pPrChange>
      </w:pPr>
      <w:r w:rsidRPr="00117B36">
        <w:rPr>
          <w:lang w:val="hu-HU"/>
        </w:rPr>
        <w:t>Ezután Létrehozunk egy két MK</w:t>
      </w:r>
      <w:r w:rsidR="002D59D4" w:rsidRPr="00117B36">
        <w:rPr>
          <w:lang w:val="hu-HU"/>
        </w:rPr>
        <w:t>MapItem-ből álló tömbö</w:t>
      </w:r>
      <w:r w:rsidRPr="00117B36">
        <w:rPr>
          <w:lang w:val="hu-HU"/>
        </w:rPr>
        <w:t>t. Az első elem az előbb meghatározott helyet fogja tartalmazni, a második pedig az aktuális koordinátánk lesz.</w:t>
      </w:r>
    </w:p>
    <w:p w14:paraId="4E3AAC0D" w14:textId="29E94714" w:rsidR="00B026CC" w:rsidRPr="00117B36" w:rsidRDefault="00B026CC">
      <w:pPr>
        <w:jc w:val="both"/>
        <w:rPr>
          <w:lang w:val="hu-HU"/>
        </w:rPr>
        <w:pPrChange w:id="72" w:author="Imre Kelényi" w:date="2014-05-05T17:31:00Z">
          <w:pPr/>
        </w:pPrChange>
      </w:pPr>
      <w:r w:rsidRPr="00117B36">
        <w:rPr>
          <w:lang w:val="hu-HU"/>
        </w:rPr>
        <w:t xml:space="preserve">Végül ezt és egy megfelelő kulcsokat tartalmazó </w:t>
      </w:r>
      <w:r w:rsidR="002D59D4" w:rsidRPr="00117B36">
        <w:rPr>
          <w:lang w:val="hu-HU"/>
        </w:rPr>
        <w:t>collection</w:t>
      </w:r>
      <w:r w:rsidRPr="00117B36">
        <w:rPr>
          <w:lang w:val="hu-HU"/>
        </w:rPr>
        <w:t>-t átadva meghívjuk a beépített Map alkalmazást, ami a p</w:t>
      </w:r>
      <w:r w:rsidR="00117B36">
        <w:rPr>
          <w:lang w:val="hu-HU"/>
        </w:rPr>
        <w:t>a</w:t>
      </w:r>
      <w:r w:rsidRPr="00117B36">
        <w:rPr>
          <w:lang w:val="hu-HU"/>
        </w:rPr>
        <w:t>ramétereknek megfelelően megtervezi az útvonalat az átadott pontok között.</w:t>
      </w:r>
    </w:p>
    <w:p w14:paraId="0BFB6CA6" w14:textId="5B966C7F" w:rsidR="000E6539" w:rsidRPr="00117B36" w:rsidRDefault="000E6539" w:rsidP="009F489E">
      <w:pPr>
        <w:rPr>
          <w:lang w:val="hu-HU"/>
        </w:rPr>
      </w:pPr>
      <w:r w:rsidRPr="00117B36">
        <w:rPr>
          <w:noProof/>
        </w:rPr>
        <w:lastRenderedPageBreak/>
        <mc:AlternateContent>
          <mc:Choice Requires="wps">
            <w:drawing>
              <wp:inline distT="0" distB="0" distL="0" distR="0" wp14:anchorId="34CD397A" wp14:editId="4022C208">
                <wp:extent cx="5257800" cy="1122892"/>
                <wp:effectExtent l="0" t="0" r="0" b="254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9D871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func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mapView(mapView: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MKMapView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annotationView view: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MKAnnotationView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497DC11B" w14:textId="7FDADF19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calloutAccessoryControlTapped control: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UIControl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 {</w:t>
                            </w:r>
                          </w:p>
                          <w:p w14:paraId="78661108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coordinate = view.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annotation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coordinate</w:t>
                            </w:r>
                          </w:p>
                          <w:p w14:paraId="7EA85324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1A8A9A5F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geocoder =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CLGeocoder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</w:t>
                            </w:r>
                          </w:p>
                          <w:p w14:paraId="0AADCE47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location =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CLLocation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(latitude: coordinate.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latitude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5250DF97" w14:textId="4E2E0B91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longitude: coordinate.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longitude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039E7CB9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</w:t>
                            </w:r>
                          </w:p>
                          <w:p w14:paraId="577E995C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geocoder.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reverseGeocodeLocation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(location, completionHandler: {</w:t>
                            </w:r>
                          </w:p>
                          <w:p w14:paraId="72238904" w14:textId="380F16FD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(placemarks, error) -&gt;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Void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in</w:t>
                            </w:r>
                          </w:p>
                          <w:p w14:paraId="584C470D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(error !=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nil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 {</w:t>
                            </w:r>
                          </w:p>
                          <w:p w14:paraId="014EAD72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print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r w:rsidRPr="00B2364C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 xml:space="preserve">"Error occured 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\</w:t>
                            </w:r>
                            <w:r w:rsidRPr="00B2364C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(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error!.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localizedDescription</w:t>
                            </w:r>
                            <w:r w:rsidRPr="00B2364C">
                              <w:rPr>
                                <w:rFonts w:ascii="Menlo" w:hAnsi="Menlo" w:cs="Menlo"/>
                                <w:color w:val="C41A16"/>
                                <w:sz w:val="18"/>
                                <w:szCs w:val="22"/>
                              </w:rPr>
                              <w:t>)"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2609B39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return</w:t>
                            </w:r>
                          </w:p>
                          <w:p w14:paraId="0F2FA504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31DA3816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</w:p>
                          <w:p w14:paraId="1BA66F39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if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placemarks !=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nil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&amp;&amp; placemarks!.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count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&gt; </w:t>
                            </w:r>
                            <w:r w:rsidRPr="00B2364C">
                              <w:rPr>
                                <w:rFonts w:ascii="Menlo" w:hAnsi="Menlo" w:cs="Menlo"/>
                                <w:color w:val="1C00CF"/>
                                <w:sz w:val="18"/>
                                <w:szCs w:val="22"/>
                              </w:rPr>
                              <w:t>0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{</w:t>
                            </w:r>
                          </w:p>
                          <w:p w14:paraId="5B059F45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clPlacemark = placemarks!.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first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</w:t>
                            </w:r>
                          </w:p>
                          <w:p w14:paraId="01BBF170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placemark =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MKPlacemark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(placemark: clPlacemark)</w:t>
                            </w:r>
                          </w:p>
                          <w:p w14:paraId="222A0139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mapItem =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MKMapItem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(placemark: placemark)</w:t>
                            </w:r>
                          </w:p>
                          <w:p w14:paraId="407DAFA4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30C7FF72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mapItem.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name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= view.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annotation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!.title!</w:t>
                            </w:r>
                          </w:p>
                          <w:p w14:paraId="039F7C3A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186D7F4F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var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mapItems = [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MKMapItem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]()</w:t>
                            </w:r>
                          </w:p>
                          <w:p w14:paraId="3BB9C30E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607CC341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mapItems.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append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(mapItem)</w:t>
                            </w:r>
                          </w:p>
                          <w:p w14:paraId="2D5B8648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mapItems.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append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MKMapItem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mapItemForCurrentLocation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())</w:t>
                            </w:r>
                          </w:p>
                          <w:p w14:paraId="2B3B40B0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35F1ACFF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AA0D91"/>
                                <w:sz w:val="18"/>
                                <w:szCs w:val="22"/>
                              </w:rPr>
                              <w:t>let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launchOptions: [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String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: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AnyObject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] = </w:t>
                            </w:r>
                          </w:p>
                          <w:p w14:paraId="724EEEAB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[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MKLaunchOptionsMapTypeKey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:</w:t>
                            </w:r>
                          </w:p>
                          <w:p w14:paraId="62F13C2F" w14:textId="49993675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MKMapType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Hybrid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rawValue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, </w:t>
                            </w:r>
                          </w:p>
                          <w:p w14:paraId="15CAF82E" w14:textId="5725B3E2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MKLaunchOptionsDirectionsModeKey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: </w:t>
                            </w:r>
                          </w:p>
                          <w:p w14:paraId="1B2D732F" w14:textId="5C72D73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MKLaunchOptionsDirectionsModeDriving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]</w:t>
                            </w:r>
                          </w:p>
                          <w:p w14:paraId="39A8A459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</w:p>
                          <w:p w14:paraId="3CB74B52" w14:textId="77777777" w:rsid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    </w:t>
                            </w:r>
                            <w:r w:rsidRPr="00B2364C">
                              <w:rPr>
                                <w:rFonts w:ascii="Menlo" w:hAnsi="Menlo" w:cs="Menlo"/>
                                <w:color w:val="5C2699"/>
                                <w:sz w:val="18"/>
                                <w:szCs w:val="22"/>
                              </w:rPr>
                              <w:t>MKMapItem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.</w:t>
                            </w:r>
                            <w:r w:rsidRPr="00B2364C">
                              <w:rPr>
                                <w:rFonts w:ascii="Menlo" w:hAnsi="Menlo" w:cs="Menlo"/>
                                <w:color w:val="2E0D6E"/>
                                <w:sz w:val="18"/>
                                <w:szCs w:val="22"/>
                              </w:rPr>
                              <w:t>openMapsWithItems</w:t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(mapItems, launchOptions: </w:t>
                            </w:r>
                          </w:p>
                          <w:p w14:paraId="15B5AEBF" w14:textId="22CFC001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ab/>
                            </w: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>launchOptions)</w:t>
                            </w:r>
                          </w:p>
                          <w:p w14:paraId="1989C2B2" w14:textId="699D1142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4F796EF5" w14:textId="70406D2C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    })   </w:t>
                            </w:r>
                          </w:p>
                          <w:p w14:paraId="00A28C64" w14:textId="77777777" w:rsidR="00B2364C" w:rsidRPr="00B2364C" w:rsidRDefault="00B2364C" w:rsidP="00B2364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B2364C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22"/>
                              </w:rPr>
                              <w:t xml:space="preserve">    }</w:t>
                            </w:r>
                          </w:p>
                          <w:p w14:paraId="7CEDB93D" w14:textId="10C75111" w:rsidR="00D04EDF" w:rsidRPr="00C82F5B" w:rsidRDefault="00D04EDF" w:rsidP="00625EDD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CD397A" id="Text_x0020_Box_x0020_21" o:spid="_x0000_s1045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" fillcolor="#eeece1 [3214]" stroked="f">
                <v:textbox style="mso-fit-shape-to-text:t" inset="2mm,2mm,2mm,2mm">
                  <w:txbxContent>
                    <w:p w14:paraId="0AC9D871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func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mapView(mapView: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MKMapView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annotationView view: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MKAnnotationView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497DC11B" w14:textId="7FDADF19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calloutAccessoryControlTapped control: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UIControl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 {</w:t>
                      </w:r>
                    </w:p>
                    <w:p w14:paraId="78661108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coordinate = view.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annotation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coordinate</w:t>
                      </w:r>
                    </w:p>
                    <w:p w14:paraId="7EA85324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1A8A9A5F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geocoder =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CLGeocoder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</w:t>
                      </w:r>
                    </w:p>
                    <w:p w14:paraId="0AADCE47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location =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CLLocation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(latitude: coordinate.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latitude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5250DF97" w14:textId="4E2E0B91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longitude: coordinate.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longitude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039E7CB9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</w:t>
                      </w:r>
                    </w:p>
                    <w:p w14:paraId="577E995C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geocoder.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reverseGeocodeLocation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(location, completionHandler: {</w:t>
                      </w:r>
                    </w:p>
                    <w:p w14:paraId="72238904" w14:textId="380F16FD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  <w:t xml:space="preserve"> 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(placemarks, error) -&gt;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Void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in</w:t>
                      </w:r>
                    </w:p>
                    <w:p w14:paraId="584C470D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(error !=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nil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 {</w:t>
                      </w:r>
                    </w:p>
                    <w:p w14:paraId="014EAD72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print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r w:rsidRPr="00B2364C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 xml:space="preserve">"Error occured 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\</w:t>
                      </w:r>
                      <w:r w:rsidRPr="00B2364C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(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error!.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localizedDescription</w:t>
                      </w:r>
                      <w:r w:rsidRPr="00B2364C">
                        <w:rPr>
                          <w:rFonts w:ascii="Menlo" w:hAnsi="Menlo" w:cs="Menlo"/>
                          <w:color w:val="C41A16"/>
                          <w:sz w:val="18"/>
                          <w:szCs w:val="22"/>
                        </w:rPr>
                        <w:t>)"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)</w:t>
                      </w:r>
                    </w:p>
                    <w:p w14:paraId="42609B39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return</w:t>
                      </w:r>
                    </w:p>
                    <w:p w14:paraId="0F2FA504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31DA3816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</w:p>
                    <w:p w14:paraId="1BA66F39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if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placemarks !=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nil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&amp;&amp; placemarks!.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count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&gt; </w:t>
                      </w:r>
                      <w:r w:rsidRPr="00B2364C">
                        <w:rPr>
                          <w:rFonts w:ascii="Menlo" w:hAnsi="Menlo" w:cs="Menlo"/>
                          <w:color w:val="1C00CF"/>
                          <w:sz w:val="18"/>
                          <w:szCs w:val="22"/>
                        </w:rPr>
                        <w:t>0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{</w:t>
                      </w:r>
                    </w:p>
                    <w:p w14:paraId="5B059F45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clPlacemark = placemarks!.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first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</w:t>
                      </w:r>
                    </w:p>
                    <w:p w14:paraId="01BBF170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placemark =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MKPlacemark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(placemark: clPlacemark)</w:t>
                      </w:r>
                    </w:p>
                    <w:p w14:paraId="222A0139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mapItem =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MKMapItem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(placemark: placemark)</w:t>
                      </w:r>
                    </w:p>
                    <w:p w14:paraId="407DAFA4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30C7FF72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mapItem.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name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= view.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annotation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!.title!</w:t>
                      </w:r>
                    </w:p>
                    <w:p w14:paraId="039F7C3A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186D7F4F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var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mapItems = [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MKMapItem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]()</w:t>
                      </w:r>
                    </w:p>
                    <w:p w14:paraId="3BB9C30E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607CC341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mapItems.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append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(mapItem)</w:t>
                      </w:r>
                    </w:p>
                    <w:p w14:paraId="2D5B8648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mapItems.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append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MKMapItem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mapItemForCurrentLocation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())</w:t>
                      </w:r>
                    </w:p>
                    <w:p w14:paraId="2B3B40B0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35F1ACFF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AA0D91"/>
                          <w:sz w:val="18"/>
                          <w:szCs w:val="22"/>
                        </w:rPr>
                        <w:t>let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launchOptions: [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String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: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AnyObject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] = </w:t>
                      </w:r>
                    </w:p>
                    <w:p w14:paraId="724EEEAB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[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MKLaunchOptionsMapTypeKey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:</w:t>
                      </w:r>
                    </w:p>
                    <w:p w14:paraId="62F13C2F" w14:textId="49993675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MKMapType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Hybrid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rawValue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, </w:t>
                      </w:r>
                    </w:p>
                    <w:p w14:paraId="15CAF82E" w14:textId="5725B3E2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  <w:t xml:space="preserve">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MKLaunchOptionsDirectionsModeKey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: </w:t>
                      </w:r>
                    </w:p>
                    <w:p w14:paraId="1B2D732F" w14:textId="5C72D73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ab/>
                        <w:t xml:space="preserve">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MKLaunchOptionsDirectionsModeDriving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]</w:t>
                      </w:r>
                    </w:p>
                    <w:p w14:paraId="39A8A459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</w:p>
                    <w:p w14:paraId="3CB74B52" w14:textId="77777777" w:rsid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    </w:t>
                      </w:r>
                      <w:r w:rsidRPr="00B2364C">
                        <w:rPr>
                          <w:rFonts w:ascii="Menlo" w:hAnsi="Menlo" w:cs="Menlo"/>
                          <w:color w:val="5C2699"/>
                          <w:sz w:val="18"/>
                          <w:szCs w:val="22"/>
                        </w:rPr>
                        <w:t>MKMapItem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.</w:t>
                      </w:r>
                      <w:r w:rsidRPr="00B2364C">
                        <w:rPr>
                          <w:rFonts w:ascii="Menlo" w:hAnsi="Menlo" w:cs="Menlo"/>
                          <w:color w:val="2E0D6E"/>
                          <w:sz w:val="18"/>
                          <w:szCs w:val="22"/>
                        </w:rPr>
                        <w:t>openMapsWithItems</w:t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(mapItems, launchOptions: </w:t>
                      </w:r>
                    </w:p>
                    <w:p w14:paraId="15B5AEBF" w14:textId="22CFC001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ab/>
                      </w: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>launchOptions)</w:t>
                      </w:r>
                    </w:p>
                    <w:p w14:paraId="1989C2B2" w14:textId="699D1142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4F796EF5" w14:textId="70406D2C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    })   </w:t>
                      </w:r>
                    </w:p>
                    <w:p w14:paraId="00A28C64" w14:textId="77777777" w:rsidR="00B2364C" w:rsidRPr="00B2364C" w:rsidRDefault="00B2364C" w:rsidP="00B2364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</w:pPr>
                      <w:r w:rsidRPr="00B2364C">
                        <w:rPr>
                          <w:rFonts w:ascii="Menlo" w:hAnsi="Menlo" w:cs="Menlo"/>
                          <w:color w:val="000000"/>
                          <w:sz w:val="18"/>
                          <w:szCs w:val="22"/>
                        </w:rPr>
                        <w:t xml:space="preserve">    }</w:t>
                      </w:r>
                    </w:p>
                    <w:p w14:paraId="7CEDB93D" w14:textId="10C75111" w:rsidR="00D04EDF" w:rsidRPr="00C82F5B" w:rsidRDefault="00D04EDF" w:rsidP="00625EDD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9312CA" w14:textId="38C22E59" w:rsidR="00ED42A8" w:rsidRPr="00117B36" w:rsidRDefault="00B46336" w:rsidP="006E7E69">
      <w:pPr>
        <w:rPr>
          <w:lang w:val="hu-HU"/>
        </w:rPr>
      </w:pPr>
      <w:r w:rsidRPr="00117B36">
        <w:rPr>
          <w:noProof/>
        </w:rPr>
        <mc:AlternateContent>
          <mc:Choice Requires="wps">
            <w:drawing>
              <wp:inline distT="0" distB="0" distL="0" distR="0" wp14:anchorId="74A0DFFC" wp14:editId="5ABDCD0B">
                <wp:extent cx="5257800" cy="1122892"/>
                <wp:effectExtent l="0" t="0" r="25400" b="27940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12289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7A1FE" w14:textId="5C1350B4" w:rsidR="00CF2DEC" w:rsidRDefault="00372F52">
                            <w:r w:rsidRPr="00372F5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https://gist.github.com/blazovics/aaa41932bf3b4d8e9bbc#file-calloutaccessorycontroltapped-mapviewcontroller-swift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A0DFFC" id="Text_x0020_Box_x0020_27" o:spid="_x0000_s1046" type="#_x0000_t202" style="width:414pt;height:8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" fillcolor="#1c1a10 [334]" strokecolor="black [3213]">
                <v:textbox style="mso-fit-shape-to-text:t" inset="2mm,2mm,2mm,2mm">
                  <w:txbxContent>
                    <w:p w14:paraId="76A7A1FE" w14:textId="5C1350B4" w:rsidR="00CF2DEC" w:rsidRDefault="00372F52">
                      <w:r w:rsidRPr="00372F52">
                        <w:rPr>
                          <w:color w:val="FFFFFF" w:themeColor="background1"/>
                          <w:sz w:val="20"/>
                          <w:szCs w:val="20"/>
                        </w:rPr>
                        <w:t>https://gist.github.com/blazovics/aaa41932bf3b4d8e9bbc#file-calloutaccessorycontroltapped-mapviewcontroller-swift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8CA401" w14:textId="77777777" w:rsidR="00117B36" w:rsidRDefault="00117B3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0444B464" w14:textId="45EC9E95" w:rsidR="00ED42A8" w:rsidRPr="00117B36" w:rsidRDefault="00ED42A8" w:rsidP="00ED42A8">
      <w:pPr>
        <w:pStyle w:val="Heading2"/>
        <w:rPr>
          <w:lang w:val="hu-HU"/>
        </w:rPr>
      </w:pPr>
      <w:r w:rsidRPr="00117B36">
        <w:rPr>
          <w:lang w:val="hu-HU"/>
        </w:rPr>
        <w:lastRenderedPageBreak/>
        <w:t>Önálló feladat</w:t>
      </w:r>
      <w:r w:rsidR="009E3E47" w:rsidRPr="00117B36">
        <w:rPr>
          <w:lang w:val="hu-HU"/>
        </w:rPr>
        <w:t>ok</w:t>
      </w:r>
    </w:p>
    <w:p w14:paraId="5AC90E1C" w14:textId="77777777" w:rsidR="00ED42A8" w:rsidRPr="00117B36" w:rsidRDefault="00ED42A8" w:rsidP="00ED42A8">
      <w:pPr>
        <w:rPr>
          <w:lang w:val="hu-HU"/>
        </w:rPr>
      </w:pPr>
    </w:p>
    <w:p w14:paraId="4DB33BB1" w14:textId="61AD3EC5" w:rsidR="00933ED2" w:rsidRPr="00117B36" w:rsidRDefault="00117B36" w:rsidP="00117B36">
      <w:pPr>
        <w:pStyle w:val="ListParagraph"/>
        <w:numPr>
          <w:ilvl w:val="0"/>
          <w:numId w:val="20"/>
        </w:numPr>
        <w:jc w:val="both"/>
        <w:rPr>
          <w:lang w:val="hu-HU"/>
        </w:rPr>
      </w:pPr>
      <w:r w:rsidRPr="00117B36">
        <w:rPr>
          <w:lang w:val="hu-HU"/>
        </w:rPr>
        <w:t>Módosítsuk a</w:t>
      </w:r>
      <w:r w:rsidR="00933ED2" w:rsidRPr="00117B36">
        <w:rPr>
          <w:lang w:val="hu-HU"/>
        </w:rPr>
        <w:t xml:space="preserve"> vo</w:t>
      </w:r>
      <w:r w:rsidR="0000078C" w:rsidRPr="00117B36">
        <w:rPr>
          <w:lang w:val="hu-HU"/>
        </w:rPr>
        <w:t>nal</w:t>
      </w:r>
      <w:r w:rsidR="00933ED2" w:rsidRPr="00117B36">
        <w:rPr>
          <w:lang w:val="hu-HU"/>
        </w:rPr>
        <w:t xml:space="preserve"> kirajzolásán úgy, hogy azok az üzenetek legyenek összekötve, akiknek a szerzői üzentek már a másik félnek. (Több vonalra les</w:t>
      </w:r>
      <w:r w:rsidRPr="00117B36">
        <w:rPr>
          <w:lang w:val="hu-HU"/>
        </w:rPr>
        <w:t>z</w:t>
      </w:r>
      <w:r w:rsidR="00933ED2" w:rsidRPr="00117B36">
        <w:rPr>
          <w:lang w:val="hu-HU"/>
        </w:rPr>
        <w:t xml:space="preserve"> szükség.)</w:t>
      </w:r>
    </w:p>
    <w:p w14:paraId="6C140F1A" w14:textId="77777777" w:rsidR="00933ED2" w:rsidRPr="00117B36" w:rsidRDefault="00933ED2" w:rsidP="00933ED2">
      <w:pPr>
        <w:jc w:val="both"/>
        <w:rPr>
          <w:lang w:val="hu-HU"/>
        </w:rPr>
      </w:pPr>
    </w:p>
    <w:p w14:paraId="59079E96" w14:textId="53D36AD3" w:rsidR="00933ED2" w:rsidRPr="00117B36" w:rsidRDefault="00933ED2" w:rsidP="00117B36">
      <w:pPr>
        <w:pStyle w:val="ListParagraph"/>
        <w:numPr>
          <w:ilvl w:val="0"/>
          <w:numId w:val="20"/>
        </w:numPr>
        <w:jc w:val="both"/>
        <w:rPr>
          <w:lang w:val="hu-HU"/>
        </w:rPr>
      </w:pPr>
      <w:r w:rsidRPr="00117B36">
        <w:rPr>
          <w:lang w:val="hu-HU"/>
        </w:rPr>
        <w:t>Az Annotation leftCalloutAccessoryView-jában jelenítsük meg az üzenethez tartozó képet!</w:t>
      </w:r>
    </w:p>
    <w:p w14:paraId="2F116429" w14:textId="77777777" w:rsidR="00933ED2" w:rsidRPr="00117B36" w:rsidRDefault="00933ED2" w:rsidP="00933ED2">
      <w:pPr>
        <w:jc w:val="both"/>
        <w:rPr>
          <w:lang w:val="hu-HU"/>
        </w:rPr>
      </w:pPr>
    </w:p>
    <w:p w14:paraId="5E784BB4" w14:textId="230A34CA" w:rsidR="00ED42A8" w:rsidRPr="00117B36" w:rsidRDefault="00ED42A8">
      <w:pPr>
        <w:pStyle w:val="ListParagraph"/>
        <w:numPr>
          <w:ilvl w:val="0"/>
          <w:numId w:val="20"/>
        </w:numPr>
        <w:jc w:val="both"/>
        <w:rPr>
          <w:lang w:val="hu-HU"/>
        </w:rPr>
        <w:pPrChange w:id="73" w:author="Imre Kelényi" w:date="2014-05-05T17:31:00Z">
          <w:pPr/>
        </w:pPrChange>
      </w:pPr>
      <w:r w:rsidRPr="00117B36">
        <w:rPr>
          <w:lang w:val="hu-HU"/>
        </w:rPr>
        <w:t xml:space="preserve">Az üzenetek mellett jelenítsük meg a saját pozíciónkat is! </w:t>
      </w:r>
    </w:p>
    <w:p w14:paraId="211EBFEE" w14:textId="58E0EEC1" w:rsidR="00ED42A8" w:rsidRPr="00117B36" w:rsidRDefault="00ED42A8">
      <w:pPr>
        <w:jc w:val="both"/>
        <w:rPr>
          <w:lang w:val="hu-HU"/>
        </w:rPr>
        <w:pPrChange w:id="74" w:author="Imre Kelényi" w:date="2014-05-05T17:31:00Z">
          <w:pPr/>
        </w:pPrChange>
      </w:pPr>
    </w:p>
    <w:sectPr w:rsidR="00ED42A8" w:rsidRPr="00117B36" w:rsidSect="00FB57E6">
      <w:headerReference w:type="default" r:id="rId17"/>
      <w:footerReference w:type="even" r:id="rId18"/>
      <w:footerReference w:type="default" r:id="rId19"/>
      <w:pgSz w:w="11900" w:h="16840"/>
      <w:pgMar w:top="1249" w:right="1800" w:bottom="993" w:left="1800" w:header="708" w:footer="826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8" w:author="Tibor Kántor" w:date="2012-11-28T21:04:00Z" w:initials="TK">
    <w:p w14:paraId="66524F5D" w14:textId="21B85B81" w:rsidR="00D04EDF" w:rsidRDefault="00D04EDF">
      <w:pPr>
        <w:pStyle w:val="CommentText"/>
      </w:pPr>
      <w:r>
        <w:rPr>
          <w:rStyle w:val="CommentReference"/>
        </w:rPr>
        <w:annotationRef/>
      </w:r>
      <w:r>
        <w:t>_timeOutTimer hiányzik</w:t>
      </w:r>
    </w:p>
  </w:comment>
  <w:comment w:id="59" w:author="Tibor Kántor" w:date="2012-11-28T21:31:00Z" w:initials="TK">
    <w:p w14:paraId="07EBE0AE" w14:textId="11B415DA" w:rsidR="00D04EDF" w:rsidRDefault="00D04EDF">
      <w:pPr>
        <w:pStyle w:val="CommentText"/>
      </w:pPr>
      <w:r>
        <w:rPr>
          <w:rStyle w:val="CommentReference"/>
        </w:rPr>
        <w:annotationRef/>
      </w:r>
      <w:r>
        <w:t>startLocationManager hívása hiányzik</w:t>
      </w:r>
    </w:p>
  </w:comment>
  <w:comment w:id="68" w:author="Tibor Kántor" w:date="2012-11-28T22:18:00Z" w:initials="TK">
    <w:p w14:paraId="2E60460A" w14:textId="584446E3" w:rsidR="00D04EDF" w:rsidRDefault="00D04EDF">
      <w:pPr>
        <w:pStyle w:val="CommentText"/>
      </w:pPr>
      <w:r>
        <w:rPr>
          <w:rStyle w:val="CommentReference"/>
        </w:rPr>
        <w:annotationRef/>
      </w:r>
      <w:r>
        <w:t>BridgeAnnontationIdentifier micsoda?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6524F5D" w15:done="0"/>
  <w15:commentEx w15:paraId="07EBE0AE" w15:done="0"/>
  <w15:commentEx w15:paraId="2E60460A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1AECF2" w14:textId="77777777" w:rsidR="00D04EDF" w:rsidRDefault="00D04EDF" w:rsidP="00332942">
      <w:r>
        <w:separator/>
      </w:r>
    </w:p>
  </w:endnote>
  <w:endnote w:type="continuationSeparator" w:id="0">
    <w:p w14:paraId="499561FD" w14:textId="77777777" w:rsidR="00D04EDF" w:rsidRDefault="00D04EDF" w:rsidP="00332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B3E9A1" w14:textId="77777777" w:rsidR="00D04EDF" w:rsidRDefault="00D04EDF" w:rsidP="0033294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16A28C" w14:textId="77777777" w:rsidR="00D04EDF" w:rsidRDefault="00D04ED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B87320" w14:textId="77777777" w:rsidR="00D04EDF" w:rsidRPr="00332942" w:rsidRDefault="00D04EDF" w:rsidP="00FB57E6">
    <w:pPr>
      <w:pStyle w:val="Footer"/>
      <w:framePr w:wrap="around" w:vAnchor="text" w:hAnchor="margin" w:xAlign="center" w:y="281"/>
      <w:rPr>
        <w:rStyle w:val="PageNumber"/>
        <w:sz w:val="20"/>
        <w:szCs w:val="20"/>
      </w:rPr>
    </w:pPr>
    <w:r w:rsidRPr="00332942">
      <w:rPr>
        <w:rStyle w:val="PageNumber"/>
        <w:sz w:val="20"/>
        <w:szCs w:val="20"/>
      </w:rPr>
      <w:fldChar w:fldCharType="begin"/>
    </w:r>
    <w:r w:rsidRPr="00332942">
      <w:rPr>
        <w:rStyle w:val="PageNumber"/>
        <w:sz w:val="20"/>
        <w:szCs w:val="20"/>
      </w:rPr>
      <w:instrText xml:space="preserve">PAGE  </w:instrText>
    </w:r>
    <w:r w:rsidRPr="00332942">
      <w:rPr>
        <w:rStyle w:val="PageNumber"/>
        <w:sz w:val="20"/>
        <w:szCs w:val="20"/>
      </w:rPr>
      <w:fldChar w:fldCharType="separate"/>
    </w:r>
    <w:r w:rsidR="000705EE">
      <w:rPr>
        <w:rStyle w:val="PageNumber"/>
        <w:noProof/>
        <w:sz w:val="20"/>
        <w:szCs w:val="20"/>
      </w:rPr>
      <w:t>1</w:t>
    </w:r>
    <w:r w:rsidRPr="00332942">
      <w:rPr>
        <w:rStyle w:val="PageNumber"/>
        <w:sz w:val="20"/>
        <w:szCs w:val="20"/>
      </w:rPr>
      <w:fldChar w:fldCharType="end"/>
    </w:r>
  </w:p>
  <w:p w14:paraId="5B2570F5" w14:textId="77777777" w:rsidR="00D04EDF" w:rsidRDefault="00D04ED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2C1FEC" w14:textId="77777777" w:rsidR="00D04EDF" w:rsidRDefault="00D04EDF" w:rsidP="00332942">
      <w:r>
        <w:separator/>
      </w:r>
    </w:p>
  </w:footnote>
  <w:footnote w:type="continuationSeparator" w:id="0">
    <w:p w14:paraId="37FDF584" w14:textId="77777777" w:rsidR="00D04EDF" w:rsidRDefault="00D04EDF" w:rsidP="0033294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ACBDD" w14:textId="35DDFF93" w:rsidR="00117B36" w:rsidRPr="00117B36" w:rsidRDefault="00D04EDF" w:rsidP="00117B36">
    <w:pPr>
      <w:rPr>
        <w:rFonts w:ascii="Times New Roman" w:eastAsia="Times New Roman" w:hAnsi="Times New Roman" w:cs="Times New Roman"/>
        <w:lang w:val="hu-HU"/>
      </w:rPr>
    </w:pPr>
    <w:r w:rsidRPr="00332942">
      <w:rPr>
        <w:sz w:val="20"/>
        <w:szCs w:val="20"/>
      </w:rPr>
      <w:t xml:space="preserve">iOS alapú </w:t>
    </w:r>
    <w:r w:rsidR="00117B36">
      <w:rPr>
        <w:sz w:val="20"/>
        <w:szCs w:val="20"/>
      </w:rPr>
      <w:t>szoftverfejlesztés - Labor 11</w:t>
    </w:r>
    <w:r>
      <w:rPr>
        <w:sz w:val="20"/>
        <w:szCs w:val="20"/>
      </w:rPr>
      <w:tab/>
    </w:r>
    <w:r>
      <w:rPr>
        <w:sz w:val="20"/>
        <w:szCs w:val="20"/>
      </w:rPr>
      <w:tab/>
    </w:r>
    <w:r w:rsidR="00117B36">
      <w:rPr>
        <w:sz w:val="20"/>
        <w:szCs w:val="20"/>
      </w:rPr>
      <w:t xml:space="preserve">          </w:t>
    </w:r>
    <w:r w:rsidR="00117B36">
      <w:rPr>
        <w:noProof/>
        <w:sz w:val="20"/>
        <w:szCs w:val="20"/>
      </w:rPr>
      <w:drawing>
        <wp:inline distT="0" distB="0" distL="0" distR="0" wp14:anchorId="6BB2F2FE" wp14:editId="18FABCAF">
          <wp:extent cx="2193469" cy="395617"/>
          <wp:effectExtent l="0" t="0" r="0" b="10795"/>
          <wp:docPr id="22" name="Picture 22" descr="/private/var/folders/34/ccb0n65n6y3_c06whtr06qyr0000gn/T/com.microsoft.Outlook/Outlook Temp/BME-AUT_logo_all (6)/BME-AUT logo hungarian/BME_AUT_logo_COLOR-hu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private/var/folders/34/ccb0n65n6y3_c06whtr06qyr0000gn/T/com.microsoft.Outlook/Outlook Temp/BME-AUT_logo_all (6)/BME-AUT logo hungarian/BME_AUT_logo_COLOR-hu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6467" cy="4015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7AE2CAC" w14:textId="16CEBAF7" w:rsidR="00D04EDF" w:rsidRPr="00332942" w:rsidRDefault="00D04EDF" w:rsidP="00332942">
    <w:pPr>
      <w:pStyle w:val="Header"/>
      <w:tabs>
        <w:tab w:val="clear" w:pos="8640"/>
        <w:tab w:val="left" w:pos="0"/>
        <w:tab w:val="right" w:pos="8364"/>
      </w:tabs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006D6"/>
    <w:multiLevelType w:val="hybridMultilevel"/>
    <w:tmpl w:val="04C69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E3B9F"/>
    <w:multiLevelType w:val="hybridMultilevel"/>
    <w:tmpl w:val="102E0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F035DB"/>
    <w:multiLevelType w:val="multilevel"/>
    <w:tmpl w:val="D71E50EC"/>
    <w:lvl w:ilvl="0">
      <w:start w:val="1"/>
      <w:numFmt w:val="decimal"/>
      <w:pStyle w:val="Heading1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240C0DB1"/>
    <w:multiLevelType w:val="multilevel"/>
    <w:tmpl w:val="88721A6E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3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306D7757"/>
    <w:multiLevelType w:val="multilevel"/>
    <w:tmpl w:val="C08067B0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5B17864"/>
    <w:multiLevelType w:val="hybridMultilevel"/>
    <w:tmpl w:val="AF281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9C3EF5"/>
    <w:multiLevelType w:val="hybridMultilevel"/>
    <w:tmpl w:val="FC54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624993"/>
    <w:multiLevelType w:val="hybridMultilevel"/>
    <w:tmpl w:val="8E9A5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1D189C"/>
    <w:multiLevelType w:val="hybridMultilevel"/>
    <w:tmpl w:val="86340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4D1E9C"/>
    <w:multiLevelType w:val="hybridMultilevel"/>
    <w:tmpl w:val="13502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C35F57"/>
    <w:multiLevelType w:val="hybridMultilevel"/>
    <w:tmpl w:val="D3C2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242739"/>
    <w:multiLevelType w:val="hybridMultilevel"/>
    <w:tmpl w:val="E04E8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991281"/>
    <w:multiLevelType w:val="hybridMultilevel"/>
    <w:tmpl w:val="0932F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CB0135"/>
    <w:multiLevelType w:val="hybridMultilevel"/>
    <w:tmpl w:val="109C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04524E"/>
    <w:multiLevelType w:val="hybridMultilevel"/>
    <w:tmpl w:val="77907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C96834"/>
    <w:multiLevelType w:val="hybridMultilevel"/>
    <w:tmpl w:val="A0B6E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6C7A61"/>
    <w:multiLevelType w:val="hybridMultilevel"/>
    <w:tmpl w:val="61EC1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1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12"/>
  </w:num>
  <w:num w:numId="9">
    <w:abstractNumId w:val="1"/>
  </w:num>
  <w:num w:numId="10">
    <w:abstractNumId w:val="5"/>
  </w:num>
  <w:num w:numId="11">
    <w:abstractNumId w:val="2"/>
  </w:num>
  <w:num w:numId="12">
    <w:abstractNumId w:val="10"/>
  </w:num>
  <w:num w:numId="13">
    <w:abstractNumId w:val="13"/>
  </w:num>
  <w:num w:numId="14">
    <w:abstractNumId w:val="15"/>
  </w:num>
  <w:num w:numId="15">
    <w:abstractNumId w:val="8"/>
  </w:num>
  <w:num w:numId="16">
    <w:abstractNumId w:val="2"/>
  </w:num>
  <w:num w:numId="17">
    <w:abstractNumId w:val="2"/>
  </w:num>
  <w:num w:numId="18">
    <w:abstractNumId w:val="7"/>
  </w:num>
  <w:num w:numId="19">
    <w:abstractNumId w:val="1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revisionView w:markup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37B"/>
    <w:rsid w:val="0000078C"/>
    <w:rsid w:val="00007F0C"/>
    <w:rsid w:val="00007FC6"/>
    <w:rsid w:val="0001560C"/>
    <w:rsid w:val="00020567"/>
    <w:rsid w:val="00021896"/>
    <w:rsid w:val="000249A9"/>
    <w:rsid w:val="0002756E"/>
    <w:rsid w:val="000322B7"/>
    <w:rsid w:val="0004114D"/>
    <w:rsid w:val="00050D8D"/>
    <w:rsid w:val="00051499"/>
    <w:rsid w:val="00055587"/>
    <w:rsid w:val="00055D36"/>
    <w:rsid w:val="0005609E"/>
    <w:rsid w:val="00067CA0"/>
    <w:rsid w:val="000705EE"/>
    <w:rsid w:val="00070A1D"/>
    <w:rsid w:val="00071629"/>
    <w:rsid w:val="0007728B"/>
    <w:rsid w:val="00097CBE"/>
    <w:rsid w:val="000B523B"/>
    <w:rsid w:val="000C5174"/>
    <w:rsid w:val="000C6111"/>
    <w:rsid w:val="000D060C"/>
    <w:rsid w:val="000E6539"/>
    <w:rsid w:val="000E7014"/>
    <w:rsid w:val="000F66FE"/>
    <w:rsid w:val="000F7EE8"/>
    <w:rsid w:val="0010058D"/>
    <w:rsid w:val="00101FB7"/>
    <w:rsid w:val="00103D09"/>
    <w:rsid w:val="001047E3"/>
    <w:rsid w:val="00111459"/>
    <w:rsid w:val="0011170A"/>
    <w:rsid w:val="00117B36"/>
    <w:rsid w:val="00121CA2"/>
    <w:rsid w:val="00126324"/>
    <w:rsid w:val="00135993"/>
    <w:rsid w:val="001414AD"/>
    <w:rsid w:val="001433D8"/>
    <w:rsid w:val="001439EF"/>
    <w:rsid w:val="00145A24"/>
    <w:rsid w:val="0015239A"/>
    <w:rsid w:val="00160360"/>
    <w:rsid w:val="00174B3F"/>
    <w:rsid w:val="00186C3F"/>
    <w:rsid w:val="001A08DF"/>
    <w:rsid w:val="001A1F7F"/>
    <w:rsid w:val="001A3130"/>
    <w:rsid w:val="001A7DA9"/>
    <w:rsid w:val="001B5612"/>
    <w:rsid w:val="001B719A"/>
    <w:rsid w:val="001C72BA"/>
    <w:rsid w:val="001D0039"/>
    <w:rsid w:val="001D2F00"/>
    <w:rsid w:val="001E0858"/>
    <w:rsid w:val="001E6539"/>
    <w:rsid w:val="00201B56"/>
    <w:rsid w:val="00203FF1"/>
    <w:rsid w:val="002054EE"/>
    <w:rsid w:val="00205C07"/>
    <w:rsid w:val="0021137B"/>
    <w:rsid w:val="00213D8F"/>
    <w:rsid w:val="00217C31"/>
    <w:rsid w:val="00245D1A"/>
    <w:rsid w:val="00252B2A"/>
    <w:rsid w:val="002576C6"/>
    <w:rsid w:val="00264B84"/>
    <w:rsid w:val="00265DE9"/>
    <w:rsid w:val="002742C4"/>
    <w:rsid w:val="00274361"/>
    <w:rsid w:val="002830EF"/>
    <w:rsid w:val="0029294A"/>
    <w:rsid w:val="002A23F9"/>
    <w:rsid w:val="002A7884"/>
    <w:rsid w:val="002C39C3"/>
    <w:rsid w:val="002D130A"/>
    <w:rsid w:val="002D59D4"/>
    <w:rsid w:val="002F77A4"/>
    <w:rsid w:val="003007BA"/>
    <w:rsid w:val="0032200B"/>
    <w:rsid w:val="0032254A"/>
    <w:rsid w:val="00322916"/>
    <w:rsid w:val="00324744"/>
    <w:rsid w:val="00332942"/>
    <w:rsid w:val="003401E3"/>
    <w:rsid w:val="00350550"/>
    <w:rsid w:val="00372F52"/>
    <w:rsid w:val="0037725B"/>
    <w:rsid w:val="0039006B"/>
    <w:rsid w:val="00391621"/>
    <w:rsid w:val="003962C5"/>
    <w:rsid w:val="003A0116"/>
    <w:rsid w:val="003A46D9"/>
    <w:rsid w:val="003A487B"/>
    <w:rsid w:val="003A5528"/>
    <w:rsid w:val="003A59F8"/>
    <w:rsid w:val="003A5D9C"/>
    <w:rsid w:val="003B1624"/>
    <w:rsid w:val="003B1D9D"/>
    <w:rsid w:val="003B4012"/>
    <w:rsid w:val="003B45C1"/>
    <w:rsid w:val="003B5C22"/>
    <w:rsid w:val="003C2302"/>
    <w:rsid w:val="003C6D77"/>
    <w:rsid w:val="003D0CC5"/>
    <w:rsid w:val="003D6384"/>
    <w:rsid w:val="003D7E9E"/>
    <w:rsid w:val="003E2C76"/>
    <w:rsid w:val="003E49E1"/>
    <w:rsid w:val="003F36D0"/>
    <w:rsid w:val="0041201C"/>
    <w:rsid w:val="00417215"/>
    <w:rsid w:val="00426FDE"/>
    <w:rsid w:val="00442373"/>
    <w:rsid w:val="00442F45"/>
    <w:rsid w:val="004441BB"/>
    <w:rsid w:val="00446F55"/>
    <w:rsid w:val="00451865"/>
    <w:rsid w:val="00455E46"/>
    <w:rsid w:val="004611C7"/>
    <w:rsid w:val="00463CC1"/>
    <w:rsid w:val="00464A77"/>
    <w:rsid w:val="00466335"/>
    <w:rsid w:val="00466BFF"/>
    <w:rsid w:val="00473F46"/>
    <w:rsid w:val="004840F0"/>
    <w:rsid w:val="00487221"/>
    <w:rsid w:val="00493BD7"/>
    <w:rsid w:val="004B04E5"/>
    <w:rsid w:val="004B5264"/>
    <w:rsid w:val="004C36D3"/>
    <w:rsid w:val="004C42FF"/>
    <w:rsid w:val="004C5B6D"/>
    <w:rsid w:val="004D66BB"/>
    <w:rsid w:val="004D77AE"/>
    <w:rsid w:val="004E5D1C"/>
    <w:rsid w:val="00503912"/>
    <w:rsid w:val="0051097F"/>
    <w:rsid w:val="0051256E"/>
    <w:rsid w:val="0051411C"/>
    <w:rsid w:val="00521809"/>
    <w:rsid w:val="00530430"/>
    <w:rsid w:val="0053789A"/>
    <w:rsid w:val="005411DA"/>
    <w:rsid w:val="00546A6F"/>
    <w:rsid w:val="00547892"/>
    <w:rsid w:val="00552C21"/>
    <w:rsid w:val="00555619"/>
    <w:rsid w:val="00573E7D"/>
    <w:rsid w:val="00575043"/>
    <w:rsid w:val="00580281"/>
    <w:rsid w:val="00583C54"/>
    <w:rsid w:val="005911D6"/>
    <w:rsid w:val="00596A22"/>
    <w:rsid w:val="005979FF"/>
    <w:rsid w:val="005A4FD6"/>
    <w:rsid w:val="005B04AE"/>
    <w:rsid w:val="005B2B20"/>
    <w:rsid w:val="005B65BF"/>
    <w:rsid w:val="005C18D5"/>
    <w:rsid w:val="005C1A79"/>
    <w:rsid w:val="005C5B04"/>
    <w:rsid w:val="005D1369"/>
    <w:rsid w:val="005D4157"/>
    <w:rsid w:val="005D5C37"/>
    <w:rsid w:val="005D7CCD"/>
    <w:rsid w:val="005E74C5"/>
    <w:rsid w:val="005F2F1D"/>
    <w:rsid w:val="00601CDF"/>
    <w:rsid w:val="006060B3"/>
    <w:rsid w:val="00606944"/>
    <w:rsid w:val="00607555"/>
    <w:rsid w:val="0061081A"/>
    <w:rsid w:val="00623DB8"/>
    <w:rsid w:val="00625EDD"/>
    <w:rsid w:val="00641D62"/>
    <w:rsid w:val="00642C7D"/>
    <w:rsid w:val="00645451"/>
    <w:rsid w:val="006464C5"/>
    <w:rsid w:val="00651D35"/>
    <w:rsid w:val="006523C1"/>
    <w:rsid w:val="0065514B"/>
    <w:rsid w:val="0066166B"/>
    <w:rsid w:val="00661C98"/>
    <w:rsid w:val="006647E9"/>
    <w:rsid w:val="00666B81"/>
    <w:rsid w:val="00675FBD"/>
    <w:rsid w:val="006779C8"/>
    <w:rsid w:val="00680AB6"/>
    <w:rsid w:val="00690097"/>
    <w:rsid w:val="00697608"/>
    <w:rsid w:val="0069781F"/>
    <w:rsid w:val="006A21B9"/>
    <w:rsid w:val="006C233A"/>
    <w:rsid w:val="006D20C5"/>
    <w:rsid w:val="006D5472"/>
    <w:rsid w:val="006D58E6"/>
    <w:rsid w:val="006E5228"/>
    <w:rsid w:val="006E7389"/>
    <w:rsid w:val="006E7E69"/>
    <w:rsid w:val="006F0619"/>
    <w:rsid w:val="006F2F77"/>
    <w:rsid w:val="00701DEF"/>
    <w:rsid w:val="00710B57"/>
    <w:rsid w:val="007110DE"/>
    <w:rsid w:val="007160FB"/>
    <w:rsid w:val="00725C47"/>
    <w:rsid w:val="00737D8A"/>
    <w:rsid w:val="00742C4E"/>
    <w:rsid w:val="00743613"/>
    <w:rsid w:val="007623BF"/>
    <w:rsid w:val="00770239"/>
    <w:rsid w:val="007713CC"/>
    <w:rsid w:val="00780D20"/>
    <w:rsid w:val="00783D25"/>
    <w:rsid w:val="00787D07"/>
    <w:rsid w:val="007A48B3"/>
    <w:rsid w:val="007A4D9B"/>
    <w:rsid w:val="007A57EF"/>
    <w:rsid w:val="007A6416"/>
    <w:rsid w:val="007B35A8"/>
    <w:rsid w:val="007B50C9"/>
    <w:rsid w:val="007D086F"/>
    <w:rsid w:val="007D7030"/>
    <w:rsid w:val="007E2912"/>
    <w:rsid w:val="007E447B"/>
    <w:rsid w:val="007E7E7E"/>
    <w:rsid w:val="007F6398"/>
    <w:rsid w:val="008077D3"/>
    <w:rsid w:val="00811E9F"/>
    <w:rsid w:val="00813ADC"/>
    <w:rsid w:val="00816685"/>
    <w:rsid w:val="00825F29"/>
    <w:rsid w:val="00832D9D"/>
    <w:rsid w:val="00842DB7"/>
    <w:rsid w:val="00855241"/>
    <w:rsid w:val="00856849"/>
    <w:rsid w:val="00861361"/>
    <w:rsid w:val="00871952"/>
    <w:rsid w:val="00872B5A"/>
    <w:rsid w:val="008855E8"/>
    <w:rsid w:val="0089234C"/>
    <w:rsid w:val="008A4778"/>
    <w:rsid w:val="008A609C"/>
    <w:rsid w:val="008B3AE5"/>
    <w:rsid w:val="008B3E60"/>
    <w:rsid w:val="008C345A"/>
    <w:rsid w:val="008C5FC3"/>
    <w:rsid w:val="008D07BE"/>
    <w:rsid w:val="008D2AB0"/>
    <w:rsid w:val="008D4011"/>
    <w:rsid w:val="008D79CB"/>
    <w:rsid w:val="008E1DF2"/>
    <w:rsid w:val="008E2B2F"/>
    <w:rsid w:val="008E2FFB"/>
    <w:rsid w:val="008F2F8F"/>
    <w:rsid w:val="00902AF8"/>
    <w:rsid w:val="00911696"/>
    <w:rsid w:val="009159BC"/>
    <w:rsid w:val="00917F60"/>
    <w:rsid w:val="0092283B"/>
    <w:rsid w:val="00930301"/>
    <w:rsid w:val="00931201"/>
    <w:rsid w:val="00933ED2"/>
    <w:rsid w:val="00935CE7"/>
    <w:rsid w:val="00941334"/>
    <w:rsid w:val="00941C02"/>
    <w:rsid w:val="00951A0F"/>
    <w:rsid w:val="00953A47"/>
    <w:rsid w:val="00955246"/>
    <w:rsid w:val="00956766"/>
    <w:rsid w:val="0096457B"/>
    <w:rsid w:val="00964C63"/>
    <w:rsid w:val="00987CB4"/>
    <w:rsid w:val="00994457"/>
    <w:rsid w:val="009A2411"/>
    <w:rsid w:val="009A6FAD"/>
    <w:rsid w:val="009B5374"/>
    <w:rsid w:val="009C2113"/>
    <w:rsid w:val="009C54B5"/>
    <w:rsid w:val="009D21E2"/>
    <w:rsid w:val="009D6C6B"/>
    <w:rsid w:val="009E0F6A"/>
    <w:rsid w:val="009E31DA"/>
    <w:rsid w:val="009E3E47"/>
    <w:rsid w:val="009F25EB"/>
    <w:rsid w:val="009F3CBA"/>
    <w:rsid w:val="009F489E"/>
    <w:rsid w:val="009F64A8"/>
    <w:rsid w:val="009F792D"/>
    <w:rsid w:val="00A04513"/>
    <w:rsid w:val="00A22120"/>
    <w:rsid w:val="00A22DBC"/>
    <w:rsid w:val="00A32197"/>
    <w:rsid w:val="00A57FFE"/>
    <w:rsid w:val="00A6076C"/>
    <w:rsid w:val="00A6106E"/>
    <w:rsid w:val="00A613DE"/>
    <w:rsid w:val="00A65E60"/>
    <w:rsid w:val="00A75AD6"/>
    <w:rsid w:val="00A7778B"/>
    <w:rsid w:val="00A802BB"/>
    <w:rsid w:val="00A802F1"/>
    <w:rsid w:val="00A81C1A"/>
    <w:rsid w:val="00A852D2"/>
    <w:rsid w:val="00A868A8"/>
    <w:rsid w:val="00A97B30"/>
    <w:rsid w:val="00AA3389"/>
    <w:rsid w:val="00AA4284"/>
    <w:rsid w:val="00AA4500"/>
    <w:rsid w:val="00AA483B"/>
    <w:rsid w:val="00AA588A"/>
    <w:rsid w:val="00AC65E4"/>
    <w:rsid w:val="00AF3FD7"/>
    <w:rsid w:val="00AF5110"/>
    <w:rsid w:val="00B026CC"/>
    <w:rsid w:val="00B051ED"/>
    <w:rsid w:val="00B05781"/>
    <w:rsid w:val="00B13C27"/>
    <w:rsid w:val="00B15C86"/>
    <w:rsid w:val="00B202AD"/>
    <w:rsid w:val="00B2364C"/>
    <w:rsid w:val="00B319E3"/>
    <w:rsid w:val="00B34337"/>
    <w:rsid w:val="00B35B95"/>
    <w:rsid w:val="00B45F18"/>
    <w:rsid w:val="00B46336"/>
    <w:rsid w:val="00B47A36"/>
    <w:rsid w:val="00B570F7"/>
    <w:rsid w:val="00B60BB3"/>
    <w:rsid w:val="00B64CFF"/>
    <w:rsid w:val="00B72FA9"/>
    <w:rsid w:val="00B76F44"/>
    <w:rsid w:val="00B83F14"/>
    <w:rsid w:val="00B8515E"/>
    <w:rsid w:val="00B902D3"/>
    <w:rsid w:val="00BA0AE9"/>
    <w:rsid w:val="00BA0CC7"/>
    <w:rsid w:val="00BC249A"/>
    <w:rsid w:val="00BD11A2"/>
    <w:rsid w:val="00BD1691"/>
    <w:rsid w:val="00BD1790"/>
    <w:rsid w:val="00BD67F7"/>
    <w:rsid w:val="00BE30B0"/>
    <w:rsid w:val="00BF259E"/>
    <w:rsid w:val="00BF274E"/>
    <w:rsid w:val="00BF384F"/>
    <w:rsid w:val="00C001C6"/>
    <w:rsid w:val="00C06264"/>
    <w:rsid w:val="00C110C5"/>
    <w:rsid w:val="00C11841"/>
    <w:rsid w:val="00C14F9B"/>
    <w:rsid w:val="00C158E5"/>
    <w:rsid w:val="00C164A7"/>
    <w:rsid w:val="00C2069A"/>
    <w:rsid w:val="00C334D9"/>
    <w:rsid w:val="00C362E4"/>
    <w:rsid w:val="00C41C8B"/>
    <w:rsid w:val="00C44A06"/>
    <w:rsid w:val="00C46061"/>
    <w:rsid w:val="00C5675A"/>
    <w:rsid w:val="00C60FF3"/>
    <w:rsid w:val="00C63E51"/>
    <w:rsid w:val="00C63F46"/>
    <w:rsid w:val="00C71AC4"/>
    <w:rsid w:val="00C71E41"/>
    <w:rsid w:val="00C71F87"/>
    <w:rsid w:val="00C8158A"/>
    <w:rsid w:val="00C82F5B"/>
    <w:rsid w:val="00C876FF"/>
    <w:rsid w:val="00C93D35"/>
    <w:rsid w:val="00C97454"/>
    <w:rsid w:val="00CA156B"/>
    <w:rsid w:val="00CC0C08"/>
    <w:rsid w:val="00CC7A85"/>
    <w:rsid w:val="00CC7AED"/>
    <w:rsid w:val="00CD10E7"/>
    <w:rsid w:val="00CD1141"/>
    <w:rsid w:val="00CD6C90"/>
    <w:rsid w:val="00CE4B20"/>
    <w:rsid w:val="00CF2DEC"/>
    <w:rsid w:val="00D04EDF"/>
    <w:rsid w:val="00D112E1"/>
    <w:rsid w:val="00D277AB"/>
    <w:rsid w:val="00D3322C"/>
    <w:rsid w:val="00D33EEF"/>
    <w:rsid w:val="00D35C09"/>
    <w:rsid w:val="00D4047C"/>
    <w:rsid w:val="00D46D4B"/>
    <w:rsid w:val="00D52E9B"/>
    <w:rsid w:val="00D628D1"/>
    <w:rsid w:val="00D666F6"/>
    <w:rsid w:val="00D67A38"/>
    <w:rsid w:val="00D67E8B"/>
    <w:rsid w:val="00D77A4C"/>
    <w:rsid w:val="00D85868"/>
    <w:rsid w:val="00D85C7F"/>
    <w:rsid w:val="00D8706C"/>
    <w:rsid w:val="00D928CA"/>
    <w:rsid w:val="00D93359"/>
    <w:rsid w:val="00D934CF"/>
    <w:rsid w:val="00DA293F"/>
    <w:rsid w:val="00DA57BE"/>
    <w:rsid w:val="00DB3545"/>
    <w:rsid w:val="00DC46CC"/>
    <w:rsid w:val="00DC4D1E"/>
    <w:rsid w:val="00DD0EAD"/>
    <w:rsid w:val="00DD5CFF"/>
    <w:rsid w:val="00DE2BF0"/>
    <w:rsid w:val="00DE406C"/>
    <w:rsid w:val="00DE4671"/>
    <w:rsid w:val="00DE4877"/>
    <w:rsid w:val="00DF21C4"/>
    <w:rsid w:val="00DF46D8"/>
    <w:rsid w:val="00E1053B"/>
    <w:rsid w:val="00E1777C"/>
    <w:rsid w:val="00E26DA3"/>
    <w:rsid w:val="00E31B10"/>
    <w:rsid w:val="00E35B7B"/>
    <w:rsid w:val="00E35D95"/>
    <w:rsid w:val="00E60225"/>
    <w:rsid w:val="00E63731"/>
    <w:rsid w:val="00E66426"/>
    <w:rsid w:val="00E678E8"/>
    <w:rsid w:val="00E70DE1"/>
    <w:rsid w:val="00E80AB6"/>
    <w:rsid w:val="00E96EC8"/>
    <w:rsid w:val="00EA2F51"/>
    <w:rsid w:val="00EB0A40"/>
    <w:rsid w:val="00EB145B"/>
    <w:rsid w:val="00EB6D6D"/>
    <w:rsid w:val="00EB7892"/>
    <w:rsid w:val="00EC1D26"/>
    <w:rsid w:val="00EC200A"/>
    <w:rsid w:val="00EC25B5"/>
    <w:rsid w:val="00EC59A0"/>
    <w:rsid w:val="00EC7C35"/>
    <w:rsid w:val="00ED0FB3"/>
    <w:rsid w:val="00ED3A42"/>
    <w:rsid w:val="00ED42A8"/>
    <w:rsid w:val="00ED63DD"/>
    <w:rsid w:val="00EE4B40"/>
    <w:rsid w:val="00EF63FE"/>
    <w:rsid w:val="00EF7C56"/>
    <w:rsid w:val="00F02753"/>
    <w:rsid w:val="00F14D9B"/>
    <w:rsid w:val="00F2181D"/>
    <w:rsid w:val="00F241F7"/>
    <w:rsid w:val="00F24D95"/>
    <w:rsid w:val="00F5222B"/>
    <w:rsid w:val="00F54273"/>
    <w:rsid w:val="00F558C9"/>
    <w:rsid w:val="00F57A34"/>
    <w:rsid w:val="00F617B9"/>
    <w:rsid w:val="00F64686"/>
    <w:rsid w:val="00F7075A"/>
    <w:rsid w:val="00F71B8B"/>
    <w:rsid w:val="00F71C85"/>
    <w:rsid w:val="00F7720C"/>
    <w:rsid w:val="00F83F2B"/>
    <w:rsid w:val="00F93124"/>
    <w:rsid w:val="00F94092"/>
    <w:rsid w:val="00F95995"/>
    <w:rsid w:val="00FA17FB"/>
    <w:rsid w:val="00FB4637"/>
    <w:rsid w:val="00FB57E6"/>
    <w:rsid w:val="00FB631C"/>
    <w:rsid w:val="00FB6795"/>
    <w:rsid w:val="00FC0E55"/>
    <w:rsid w:val="00FD2E53"/>
    <w:rsid w:val="00FD7659"/>
    <w:rsid w:val="00FE70F2"/>
    <w:rsid w:val="00FF2B57"/>
    <w:rsid w:val="00FF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F7AE73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2B20"/>
  </w:style>
  <w:style w:type="paragraph" w:styleId="Heading1">
    <w:name w:val="heading 1"/>
    <w:basedOn w:val="Normal"/>
    <w:next w:val="Normal"/>
    <w:link w:val="Heading1Char"/>
    <w:uiPriority w:val="9"/>
    <w:qFormat/>
    <w:rsid w:val="00931201"/>
    <w:pPr>
      <w:keepNext/>
      <w:keepLines/>
      <w:numPr>
        <w:numId w:val="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201"/>
    <w:pPr>
      <w:keepNext/>
      <w:keepLines/>
      <w:numPr>
        <w:ilvl w:val="1"/>
        <w:numId w:val="6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11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560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3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120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2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21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84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84F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E0F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1">
    <w:name w:val="Style1"/>
    <w:basedOn w:val="Normal"/>
    <w:qFormat/>
    <w:rsid w:val="00F02753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29"/>
      </w:tabs>
      <w:autoSpaceDE w:val="0"/>
      <w:autoSpaceDN w:val="0"/>
      <w:adjustRightInd w:val="0"/>
    </w:pPr>
    <w:rPr>
      <w:rFonts w:ascii="Menlo Regular" w:hAnsi="Menlo Regular" w:cs="Menlo Regular"/>
      <w:color w:val="EEECE1" w:themeColor="background2"/>
      <w:sz w:val="18"/>
      <w:szCs w:val="18"/>
    </w:rPr>
  </w:style>
  <w:style w:type="paragraph" w:customStyle="1" w:styleId="Kd1">
    <w:name w:val="Kód1"/>
    <w:basedOn w:val="Normal"/>
    <w:link w:val="Kd1Char"/>
    <w:qFormat/>
    <w:rsid w:val="00F02753"/>
    <w:pPr>
      <w:shd w:val="clear" w:color="auto" w:fill="D9D9D9"/>
      <w:spacing w:line="276" w:lineRule="auto"/>
      <w:ind w:firstLine="709"/>
    </w:pPr>
    <w:rPr>
      <w:rFonts w:ascii="Courier New" w:eastAsia="+mn-ea" w:hAnsi="Courier New" w:cs="Times New Roman"/>
      <w:lang w:val="hu-HU"/>
    </w:rPr>
  </w:style>
  <w:style w:type="character" w:customStyle="1" w:styleId="Kd1Char">
    <w:name w:val="Kód1 Char"/>
    <w:link w:val="Kd1"/>
    <w:rsid w:val="00F02753"/>
    <w:rPr>
      <w:rFonts w:ascii="Courier New" w:eastAsia="+mn-ea" w:hAnsi="Courier New" w:cs="Times New Roman"/>
      <w:shd w:val="clear" w:color="auto" w:fill="D9D9D9"/>
      <w:lang w:val="hu-HU"/>
    </w:rPr>
  </w:style>
  <w:style w:type="paragraph" w:customStyle="1" w:styleId="Idzet2">
    <w:name w:val="Idézet2"/>
    <w:basedOn w:val="Normal"/>
    <w:rsid w:val="00F02753"/>
    <w:pPr>
      <w:pBdr>
        <w:top w:val="single" w:sz="4" w:space="1" w:color="A6A6A6" w:themeColor="background1" w:themeShade="A6" w:shadow="1"/>
        <w:left w:val="single" w:sz="4" w:space="4" w:color="A6A6A6" w:themeColor="background1" w:themeShade="A6" w:shadow="1"/>
        <w:bottom w:val="single" w:sz="4" w:space="1" w:color="A6A6A6" w:themeColor="background1" w:themeShade="A6" w:shadow="1"/>
        <w:right w:val="single" w:sz="4" w:space="4" w:color="A6A6A6" w:themeColor="background1" w:themeShade="A6" w:shadow="1"/>
      </w:pBdr>
      <w:shd w:val="clear" w:color="auto" w:fill="F2F2F2" w:themeFill="background1" w:themeFillShade="F2"/>
      <w:spacing w:before="120" w:after="120" w:line="276" w:lineRule="auto"/>
      <w:ind w:left="709"/>
      <w:jc w:val="both"/>
    </w:pPr>
    <w:rPr>
      <w:rFonts w:ascii="Arial" w:eastAsia="Times New Roman" w:hAnsi="Arial" w:cs="Times New Roman"/>
      <w:i/>
      <w:iCs/>
      <w:color w:val="000000" w:themeColor="text1"/>
      <w:sz w:val="22"/>
      <w:szCs w:val="20"/>
      <w:lang w:val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6E738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738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738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738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7389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3294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2942"/>
  </w:style>
  <w:style w:type="paragraph" w:styleId="Footer">
    <w:name w:val="footer"/>
    <w:basedOn w:val="Normal"/>
    <w:link w:val="FooterChar"/>
    <w:uiPriority w:val="99"/>
    <w:unhideWhenUsed/>
    <w:rsid w:val="0033294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2942"/>
  </w:style>
  <w:style w:type="character" w:styleId="PageNumber">
    <w:name w:val="page number"/>
    <w:basedOn w:val="DefaultParagraphFont"/>
    <w:uiPriority w:val="99"/>
    <w:semiHidden/>
    <w:unhideWhenUsed/>
    <w:rsid w:val="00332942"/>
  </w:style>
  <w:style w:type="character" w:customStyle="1" w:styleId="Heading4Char">
    <w:name w:val="Heading 4 Char"/>
    <w:basedOn w:val="DefaultParagraphFont"/>
    <w:link w:val="Heading4"/>
    <w:uiPriority w:val="9"/>
    <w:rsid w:val="000156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931201"/>
    <w:pPr>
      <w:pBdr>
        <w:bottom w:val="single" w:sz="8" w:space="4" w:color="4F81BD" w:themeColor="accent1"/>
      </w:pBdr>
      <w:spacing w:before="36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12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00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0039"/>
    <w:rPr>
      <w:rFonts w:ascii="Courier" w:hAnsi="Courier" w:cs="Courier"/>
      <w:sz w:val="20"/>
      <w:szCs w:val="20"/>
    </w:rPr>
  </w:style>
  <w:style w:type="character" w:customStyle="1" w:styleId="start-tag">
    <w:name w:val="start-tag"/>
    <w:basedOn w:val="DefaultParagraphFont"/>
    <w:rsid w:val="001D0039"/>
  </w:style>
  <w:style w:type="character" w:customStyle="1" w:styleId="attribute-name">
    <w:name w:val="attribute-name"/>
    <w:basedOn w:val="DefaultParagraphFont"/>
    <w:rsid w:val="001D0039"/>
  </w:style>
  <w:style w:type="character" w:customStyle="1" w:styleId="cdata">
    <w:name w:val="cdata"/>
    <w:basedOn w:val="DefaultParagraphFont"/>
    <w:rsid w:val="001D0039"/>
  </w:style>
  <w:style w:type="character" w:customStyle="1" w:styleId="end-tag">
    <w:name w:val="end-tag"/>
    <w:basedOn w:val="DefaultParagraphFont"/>
    <w:rsid w:val="001D0039"/>
  </w:style>
  <w:style w:type="character" w:styleId="Hyperlink">
    <w:name w:val="Hyperlink"/>
    <w:basedOn w:val="DefaultParagraphFont"/>
    <w:uiPriority w:val="99"/>
    <w:unhideWhenUsed/>
    <w:rsid w:val="005C18D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653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23495">
          <w:marLeft w:val="46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5065">
          <w:marLeft w:val="1181"/>
          <w:marRight w:val="0"/>
          <w:marTop w:val="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mments" Target="comments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microsoft.com/office/2011/relationships/commentsExtended" Target="commentsExtended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drive.google.com/file/d/0B2dt4s5Q-kYsTjRXTmNYVmJqU0k/view?usp=shar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088CA34C-BF66-6B45-B1D7-5D7F38D01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927</Words>
  <Characters>5287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BME</Company>
  <LinksUpToDate>false</LinksUpToDate>
  <CharactersWithSpaces>6202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Imre Kelényi</dc:creator>
  <cp:keywords/>
  <dc:description/>
  <cp:lastModifiedBy>Blázovics László</cp:lastModifiedBy>
  <cp:revision>13</cp:revision>
  <cp:lastPrinted>2012-11-29T11:12:00Z</cp:lastPrinted>
  <dcterms:created xsi:type="dcterms:W3CDTF">2015-04-21T21:10:00Z</dcterms:created>
  <dcterms:modified xsi:type="dcterms:W3CDTF">2015-11-24T12:18:00Z</dcterms:modified>
</cp:coreProperties>
</file>