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75F3E" w14:textId="4E83EEC3" w:rsidR="00C5675A" w:rsidRPr="002D23CD" w:rsidRDefault="009C2113" w:rsidP="00931201">
      <w:pPr>
        <w:pStyle w:val="Title"/>
        <w:rPr>
          <w:lang w:val="hu-HU"/>
        </w:rPr>
      </w:pPr>
      <w:r w:rsidRPr="002D23CD">
        <w:rPr>
          <w:lang w:val="hu-HU"/>
        </w:rPr>
        <w:t xml:space="preserve">iOS alapú </w:t>
      </w:r>
      <w:r w:rsidR="00D20073" w:rsidRPr="002D23CD">
        <w:rPr>
          <w:lang w:val="hu-HU"/>
        </w:rPr>
        <w:t>szoftverfejlesztés - Labor 08</w:t>
      </w:r>
    </w:p>
    <w:p w14:paraId="5A2DAD48" w14:textId="5B41B21B" w:rsidR="00C5675A" w:rsidRPr="002D23CD" w:rsidRDefault="00C5675A" w:rsidP="009C2113">
      <w:pPr>
        <w:rPr>
          <w:lang w:val="hu-HU"/>
        </w:rPr>
      </w:pPr>
      <w:r w:rsidRPr="002D23CD">
        <w:rPr>
          <w:lang w:val="hu-HU"/>
        </w:rPr>
        <w:t xml:space="preserve">A laborsegédletet összeállította: </w:t>
      </w:r>
      <w:r w:rsidR="00F51C6F" w:rsidRPr="002D23CD">
        <w:rPr>
          <w:lang w:val="hu-HU"/>
        </w:rPr>
        <w:t>Kántor Tibor - kantor.tibor@bmeautsoft.hu</w:t>
      </w:r>
    </w:p>
    <w:p w14:paraId="255D823E" w14:textId="77777777" w:rsidR="00C5675A" w:rsidRPr="002D23CD" w:rsidRDefault="00C5675A" w:rsidP="009C2113">
      <w:pPr>
        <w:rPr>
          <w:lang w:val="hu-HU"/>
        </w:rPr>
      </w:pPr>
    </w:p>
    <w:p w14:paraId="0F5A4B42" w14:textId="77777777" w:rsidR="002C39C3" w:rsidRPr="002D23CD" w:rsidRDefault="009C2113" w:rsidP="009C2113">
      <w:pPr>
        <w:rPr>
          <w:lang w:val="hu-HU"/>
        </w:rPr>
      </w:pPr>
      <w:r w:rsidRPr="002D23CD">
        <w:rPr>
          <w:lang w:val="hu-HU"/>
        </w:rPr>
        <w:t>A labor témája:</w:t>
      </w:r>
    </w:p>
    <w:p w14:paraId="64839279" w14:textId="6107158D" w:rsidR="00E45E77" w:rsidRPr="002D23CD" w:rsidRDefault="00804718" w:rsidP="009C2113">
      <w:pPr>
        <w:pStyle w:val="ListParagraph"/>
        <w:numPr>
          <w:ilvl w:val="0"/>
          <w:numId w:val="1"/>
        </w:numPr>
        <w:rPr>
          <w:lang w:val="hu-HU"/>
        </w:rPr>
      </w:pPr>
      <w:r w:rsidRPr="002D23CD">
        <w:rPr>
          <w:lang w:val="hu-HU"/>
        </w:rPr>
        <w:t>A</w:t>
      </w:r>
      <w:r w:rsidR="00D20073" w:rsidRPr="002D23CD">
        <w:rPr>
          <w:lang w:val="hu-HU"/>
        </w:rPr>
        <w:t>daptive</w:t>
      </w:r>
      <w:r w:rsidR="002D23CD">
        <w:rPr>
          <w:lang w:val="hu-HU"/>
        </w:rPr>
        <w:t xml:space="preserve"> </w:t>
      </w:r>
      <w:r w:rsidR="00D20073" w:rsidRPr="002D23CD">
        <w:rPr>
          <w:lang w:val="hu-HU"/>
        </w:rPr>
        <w:t>Layout</w:t>
      </w:r>
    </w:p>
    <w:p w14:paraId="3891BCFC" w14:textId="7229941B" w:rsidR="009F1289" w:rsidRPr="002D23CD" w:rsidRDefault="00D20073" w:rsidP="009C2113">
      <w:pPr>
        <w:pStyle w:val="ListParagraph"/>
        <w:numPr>
          <w:ilvl w:val="0"/>
          <w:numId w:val="1"/>
        </w:numPr>
        <w:rPr>
          <w:lang w:val="hu-HU"/>
        </w:rPr>
      </w:pPr>
      <w:r w:rsidRPr="002D23CD">
        <w:rPr>
          <w:lang w:val="hu-HU"/>
        </w:rPr>
        <w:t>SplitViewController</w:t>
      </w:r>
    </w:p>
    <w:p w14:paraId="346F28C6" w14:textId="16B9833B" w:rsidR="00D20073" w:rsidRPr="002D23CD" w:rsidRDefault="00D20073" w:rsidP="009C2113">
      <w:pPr>
        <w:pStyle w:val="ListParagraph"/>
        <w:numPr>
          <w:ilvl w:val="0"/>
          <w:numId w:val="1"/>
        </w:numPr>
        <w:rPr>
          <w:lang w:val="hu-HU"/>
        </w:rPr>
      </w:pPr>
      <w:r w:rsidRPr="002D23CD">
        <w:rPr>
          <w:lang w:val="hu-HU"/>
        </w:rPr>
        <w:t>PopoverController</w:t>
      </w:r>
    </w:p>
    <w:p w14:paraId="537BB39F" w14:textId="646ACEDD" w:rsidR="00C63E51" w:rsidRPr="002D23CD" w:rsidRDefault="00C63E51" w:rsidP="009F1289">
      <w:pPr>
        <w:pStyle w:val="ListParagraph"/>
        <w:rPr>
          <w:lang w:val="hu-HU"/>
        </w:rPr>
      </w:pPr>
    </w:p>
    <w:p w14:paraId="64841E9F" w14:textId="7E3AEC62" w:rsidR="00FA17FB" w:rsidRPr="002D23CD" w:rsidRDefault="00FA17FB" w:rsidP="00FA17FB">
      <w:pPr>
        <w:jc w:val="both"/>
        <w:rPr>
          <w:lang w:val="hu-HU"/>
        </w:rPr>
      </w:pPr>
      <w:r w:rsidRPr="002D23CD">
        <w:rPr>
          <w:lang w:val="hu-HU"/>
        </w:rPr>
        <w:t>A labor célja</w:t>
      </w:r>
      <w:r w:rsidR="009F1289" w:rsidRPr="002D23CD">
        <w:rPr>
          <w:lang w:val="hu-HU"/>
        </w:rPr>
        <w:t xml:space="preserve"> az A</w:t>
      </w:r>
      <w:r w:rsidR="00D20073" w:rsidRPr="002D23CD">
        <w:rPr>
          <w:lang w:val="hu-HU"/>
        </w:rPr>
        <w:t>daptive</w:t>
      </w:r>
      <w:r w:rsidR="002D23CD">
        <w:rPr>
          <w:lang w:val="hu-HU"/>
        </w:rPr>
        <w:t xml:space="preserve"> </w:t>
      </w:r>
      <w:r w:rsidR="00D20073" w:rsidRPr="002D23CD">
        <w:rPr>
          <w:lang w:val="hu-HU"/>
        </w:rPr>
        <w:t>Layout</w:t>
      </w:r>
      <w:r w:rsidR="009F1289" w:rsidRPr="002D23CD">
        <w:rPr>
          <w:lang w:val="hu-HU"/>
        </w:rPr>
        <w:t xml:space="preserve"> h</w:t>
      </w:r>
      <w:r w:rsidR="009851DE" w:rsidRPr="002D23CD">
        <w:rPr>
          <w:lang w:val="hu-HU"/>
        </w:rPr>
        <w:t xml:space="preserve">asználatatának a gyakorlása egy </w:t>
      </w:r>
      <w:r w:rsidR="00D20073" w:rsidRPr="002D23CD">
        <w:rPr>
          <w:lang w:val="hu-HU"/>
        </w:rPr>
        <w:t xml:space="preserve">névnapos </w:t>
      </w:r>
      <w:r w:rsidR="009851DE" w:rsidRPr="002D23CD">
        <w:rPr>
          <w:lang w:val="hu-HU"/>
        </w:rPr>
        <w:t xml:space="preserve">alkalmazás kezdeti képernyőin </w:t>
      </w:r>
      <w:r w:rsidR="009F1289" w:rsidRPr="002D23CD">
        <w:rPr>
          <w:lang w:val="hu-HU"/>
        </w:rPr>
        <w:t>keresztül</w:t>
      </w:r>
      <w:r w:rsidR="00E70DE1" w:rsidRPr="002D23CD">
        <w:rPr>
          <w:lang w:val="hu-HU"/>
        </w:rPr>
        <w:t>.</w:t>
      </w:r>
    </w:p>
    <w:p w14:paraId="3B97B53E" w14:textId="77777777" w:rsidR="00FA17FB" w:rsidRPr="002D23CD" w:rsidRDefault="00FA17FB" w:rsidP="00FE70F2">
      <w:pPr>
        <w:rPr>
          <w:lang w:val="hu-HU"/>
        </w:rPr>
      </w:pPr>
    </w:p>
    <w:p w14:paraId="6213B1B5" w14:textId="68FB203A" w:rsidR="003A5528" w:rsidRPr="002D23CD" w:rsidRDefault="003A5528" w:rsidP="003A5528">
      <w:pPr>
        <w:jc w:val="both"/>
        <w:rPr>
          <w:lang w:val="hu-HU"/>
        </w:rPr>
      </w:pPr>
      <w:r w:rsidRPr="002D23CD">
        <w:rPr>
          <w:lang w:val="hu-HU"/>
        </w:rPr>
        <w:t xml:space="preserve">A laborhoz tartozó nagyobb kódrészletek a következő url-en érhetők el </w:t>
      </w:r>
      <w:r w:rsidR="00C63E51" w:rsidRPr="002D23CD">
        <w:rPr>
          <w:lang w:val="hu-HU"/>
        </w:rPr>
        <w:t>"</w:t>
      </w:r>
      <w:r w:rsidRPr="002D23CD">
        <w:rPr>
          <w:lang w:val="hu-HU"/>
        </w:rPr>
        <w:t>copy-paste barát</w:t>
      </w:r>
      <w:r w:rsidR="00C63E51" w:rsidRPr="002D23CD">
        <w:rPr>
          <w:lang w:val="hu-HU"/>
        </w:rPr>
        <w:t>"</w:t>
      </w:r>
      <w:r w:rsidRPr="002D23CD">
        <w:rPr>
          <w:lang w:val="hu-HU"/>
        </w:rPr>
        <w:t xml:space="preserve"> formában:</w:t>
      </w:r>
    </w:p>
    <w:p w14:paraId="2895628B" w14:textId="77777777" w:rsidR="003A5528" w:rsidRPr="002D23CD" w:rsidRDefault="003A5528" w:rsidP="003A5528">
      <w:pPr>
        <w:jc w:val="both"/>
        <w:rPr>
          <w:lang w:val="hu-HU"/>
        </w:rPr>
      </w:pPr>
    </w:p>
    <w:p w14:paraId="05F236A8" w14:textId="77777777" w:rsidR="003A5528" w:rsidRPr="002D23CD" w:rsidRDefault="003A5528" w:rsidP="003A5528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38277B70" wp14:editId="5DB73833">
                <wp:extent cx="5257800" cy="1122892"/>
                <wp:effectExtent l="0" t="0" r="25400" b="27940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8979A" w14:textId="5F6FA76D" w:rsidR="00AB305E" w:rsidRPr="00E47556" w:rsidRDefault="00AB305E" w:rsidP="003A552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E0A5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https://gist.github.com/DjCantor/ea45f07c0c0df7095d9d#file-namehandler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277B70" id="_x0000_t202" coordsize="21600,21600" o:spt="202" path="m,l,21600r21600,l21600,xe">
                <v:stroke joinstyle="miter"/>
                <v:path gradientshapeok="t" o:connecttype="rect"/>
              </v:shapetype>
              <v:shape id="Text Box 82" o:spid="_x0000_s1026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HMVzAIAABoGAAAOAAAAZHJzL2Uyb0RvYy54bWysVFtP2zAUfp+0/2D5veQiSktEikJRp0kM&#10;0GDi2XXsNppvs902Hdp/37GTlIohTUzrQ3ruPuc7l4vLVgq0ZdY1WpU4O0kxYorqulGrEn97XIym&#10;GDlPVE2EVqzEe+bw5ezjh4udKViu11rUzCIIolyxMyVee2+KJHF0zSRxJ9owBUqurSQeWLtKakt2&#10;EF2KJE/Ts2SnbW2spsw5kF53SjyL8Tln1N9x7phHosSQm49fG7/L8E1mF6RYWWLWDe3TIP+QhSSN&#10;gkcPoa6JJ2hjmz9CyYZa7TT3J1TLRHPeUBZrgGqy9FU1D2tiWKwFwHHmAJP7f2Hp7fbeoqYu8TTH&#10;SBEJPXpkrUdXukUgAnx2xhVg9mDA0Lcghz4PcgfCUHbLrQz/UBACPSC9P6AbolEQjvPxZJqCioIu&#10;y/J8eh7jJy/uxjr/iWmJAlFiC+2LqJLtjfOQCpgOJuE1p0VTLxohIhNGhs2FRVsCzV6u8ugqNvKL&#10;rjtZlsIvpA5x4oQF8447jiTU34L7NiIQwrw4Atd5sjh3XcakgPKBDBEDEHEmnufjSV5Nxuejs2qc&#10;jU6zdDqqqjQfXS+qtEpPF/Pz06tffaKDfxL60OEdKb8XLEQV6ivj0MEI+xtAEEqZ8kO+0TpYcYDt&#10;PY69fawj1vce5w4R8Igva+UPzrJR2sZGHRrS9ar+PqTMO3vo01HdgfTtsu3nc6nrPYyn1d2CO0MX&#10;DYzQDXH+nljYaBg7uFL+Dj5c6F2JdU9htNb251vyYA+LBlqMdnAhSux+bIhlGInPClZwAvcnnJRj&#10;xh4zy2NGbeRcw1xmcA8NjSQ4Wy8Gklstn+CYVeFVUBFF4e0S+4Gc++5uwTGkrKqiERwRQ/yNejA0&#10;hA7whgV5bJ+INf0WeZigWz3cElK8WqbONng6U228XjRx0wLAHao98HCA4qr0xzJcuGM+Wr2c9Nlv&#10;AAAA//8DAFBLAwQUAAYACAAAACEAPOGIFNoAAAAFAQAADwAAAGRycy9kb3ducmV2LnhtbEyPT0vD&#10;QBDF74LfYRnBm920hxrSbIoI/gEP0ijicZqdboLZ2ZjdtPHbO3rRy8DjPd78Xrmdfa+ONMYusIHl&#10;IgNF3ATbsTPw+nJ3lYOKCdliH5gMfFGEbXV+VmJhw4l3dKyTU1LCsUADbUpDoXVsWvIYF2EgFu8Q&#10;Ro9J5Oi0HfEk5b7Xqyxba48dy4cWB7ptqfmoJ29gh09+CJ/W3T9n7/XDvCT39jgZc3kx32xAJZrT&#10;Xxh+8AUdKmHah4ltVL0BGZJ+r3j5Khe5l9D1Ogddlfo/ffUNAAD//wMAUEsBAi0AFAAGAAgAAAAh&#10;ALaDOJL+AAAA4QEAABMAAAAAAAAAAAAAAAAAAAAAAFtDb250ZW50X1R5cGVzXS54bWxQSwECLQAU&#10;AAYACAAAACEAOP0h/9YAAACUAQAACwAAAAAAAAAAAAAAAAAvAQAAX3JlbHMvLnJlbHNQSwECLQAU&#10;AAYACAAAACEAalRzFcwCAAAaBgAADgAAAAAAAAAAAAAAAAAuAgAAZHJzL2Uyb0RvYy54bWxQSwEC&#10;LQAUAAYACAAAACEAPOGIFNoAAAAFAQAADwAAAAAAAAAAAAAAAAAmBQAAZHJzL2Rvd25yZXYueG1s&#10;UEsFBgAAAAAEAAQA8wAAAC0GAAAAAA==&#10;" fillcolor="#1c1a10 [334]" strokecolor="black [3213]">
                <v:textbox style="mso-fit-shape-to-text:t" inset="2mm,2mm,2mm,2mm">
                  <w:txbxContent>
                    <w:p w14:paraId="7A98979A" w14:textId="5F6FA76D" w:rsidR="00AB305E" w:rsidRPr="00E47556" w:rsidRDefault="00AB305E" w:rsidP="003A552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3E0A57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https://gist.github.com/DjCantor/ea45f07c0c0df7095d9d#file-namehandler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46C24C" w14:textId="77777777" w:rsidR="003A5528" w:rsidRPr="002D23CD" w:rsidRDefault="003A5528" w:rsidP="00FE70F2">
      <w:pPr>
        <w:rPr>
          <w:lang w:val="hu-HU"/>
        </w:rPr>
      </w:pPr>
    </w:p>
    <w:p w14:paraId="05BE0AE6" w14:textId="77777777" w:rsidR="00951A0F" w:rsidRPr="002D23CD" w:rsidRDefault="00951A0F" w:rsidP="00951A0F">
      <w:pPr>
        <w:rPr>
          <w:lang w:val="hu-HU"/>
        </w:rPr>
      </w:pPr>
    </w:p>
    <w:p w14:paraId="5B0B1478" w14:textId="3993CC62" w:rsidR="007A6416" w:rsidRPr="002D23CD" w:rsidRDefault="00FA17FB" w:rsidP="007A6416">
      <w:pPr>
        <w:pStyle w:val="Heading1"/>
        <w:rPr>
          <w:lang w:val="hu-HU"/>
        </w:rPr>
      </w:pPr>
      <w:r w:rsidRPr="002D23CD">
        <w:rPr>
          <w:lang w:val="hu-HU"/>
        </w:rPr>
        <w:br w:type="page"/>
      </w:r>
      <w:r w:rsidR="00010414" w:rsidRPr="002D23CD">
        <w:rPr>
          <w:lang w:val="hu-HU"/>
        </w:rPr>
        <w:lastRenderedPageBreak/>
        <w:t>A</w:t>
      </w:r>
      <w:ins w:id="0" w:author="Microsoft Office User" w:date="2015-11-04T20:44:00Z">
        <w:r w:rsidR="005044C5">
          <w:rPr>
            <w:lang w:val="hu-HU"/>
          </w:rPr>
          <w:t>daptive</w:t>
        </w:r>
      </w:ins>
      <w:del w:id="1" w:author="Microsoft Office User" w:date="2015-11-04T20:44:00Z">
        <w:r w:rsidR="00010414" w:rsidRPr="002D23CD" w:rsidDel="005044C5">
          <w:rPr>
            <w:lang w:val="hu-HU"/>
          </w:rPr>
          <w:delText>uto</w:delText>
        </w:r>
      </w:del>
      <w:r w:rsidR="00010414" w:rsidRPr="002D23CD">
        <w:rPr>
          <w:lang w:val="hu-HU"/>
        </w:rPr>
        <w:t>Layout bemutatása</w:t>
      </w:r>
    </w:p>
    <w:p w14:paraId="465F2661" w14:textId="0D2D2E63" w:rsidR="00B902D3" w:rsidRPr="002D23CD" w:rsidRDefault="00BE32E5" w:rsidP="00B902D3">
      <w:pPr>
        <w:pStyle w:val="Heading2"/>
        <w:rPr>
          <w:lang w:val="hu-HU"/>
        </w:rPr>
      </w:pPr>
      <w:r w:rsidRPr="002D23CD">
        <w:rPr>
          <w:lang w:val="hu-HU"/>
        </w:rPr>
        <w:t>iNames</w:t>
      </w:r>
    </w:p>
    <w:p w14:paraId="1CE89D6E" w14:textId="77777777" w:rsidR="00010414" w:rsidRPr="002D23CD" w:rsidRDefault="00010414" w:rsidP="00F241F7">
      <w:pPr>
        <w:jc w:val="both"/>
        <w:rPr>
          <w:lang w:val="hu-HU"/>
        </w:rPr>
      </w:pPr>
    </w:p>
    <w:p w14:paraId="264F8F6C" w14:textId="370CA23E" w:rsidR="00BE32E5" w:rsidRPr="002D23CD" w:rsidRDefault="00BE32E5" w:rsidP="00BE32E5">
      <w:pPr>
        <w:jc w:val="both"/>
        <w:rPr>
          <w:lang w:val="hu-HU"/>
        </w:rPr>
      </w:pPr>
      <w:r w:rsidRPr="002D23CD">
        <w:rPr>
          <w:lang w:val="hu-HU"/>
        </w:rPr>
        <w:t>Hozzunk létre egy új Single View Applica</w:t>
      </w:r>
      <w:r w:rsidR="002D23CD">
        <w:rPr>
          <w:lang w:val="hu-HU"/>
        </w:rPr>
        <w:t>t</w:t>
      </w:r>
      <w:r w:rsidRPr="002D23CD">
        <w:rPr>
          <w:lang w:val="hu-HU"/>
        </w:rPr>
        <w:t xml:space="preserve">ion universal projektet iNames névvel. </w:t>
      </w:r>
    </w:p>
    <w:p w14:paraId="11D7FE9D" w14:textId="77777777" w:rsidR="00BE32E5" w:rsidRPr="002D23CD" w:rsidRDefault="00BE32E5" w:rsidP="00F241F7">
      <w:pPr>
        <w:jc w:val="both"/>
        <w:rPr>
          <w:lang w:val="hu-HU"/>
        </w:rPr>
      </w:pPr>
    </w:p>
    <w:p w14:paraId="5298A1D3" w14:textId="4483B0FD" w:rsidR="008E41B1" w:rsidRPr="002D23CD" w:rsidRDefault="008E41B1" w:rsidP="00F241F7">
      <w:pPr>
        <w:jc w:val="both"/>
        <w:rPr>
          <w:lang w:val="hu-HU"/>
        </w:rPr>
      </w:pPr>
      <w:r w:rsidRPr="002D23CD">
        <w:rPr>
          <w:lang w:val="hu-HU"/>
        </w:rPr>
        <w:t>Töltsük le a következő URL-ről a képi erőforrásokat:</w:t>
      </w:r>
    </w:p>
    <w:p w14:paraId="4141016F" w14:textId="77777777" w:rsidR="006448B1" w:rsidRPr="002D23CD" w:rsidRDefault="006448B1" w:rsidP="00F241F7">
      <w:pPr>
        <w:jc w:val="both"/>
        <w:rPr>
          <w:lang w:val="hu-HU"/>
        </w:rPr>
      </w:pPr>
    </w:p>
    <w:p w14:paraId="1F773468" w14:textId="77777777" w:rsidR="00B617A3" w:rsidRDefault="00B617A3" w:rsidP="00F241F7">
      <w:pPr>
        <w:jc w:val="both"/>
        <w:rPr>
          <w:b/>
          <w:i/>
          <w:lang w:val="hu-HU"/>
        </w:rPr>
      </w:pPr>
      <w:r w:rsidRPr="00B617A3">
        <w:rPr>
          <w:b/>
          <w:i/>
          <w:lang w:val="hu-HU"/>
        </w:rPr>
        <w:t>https://dl.dropboxusercontent.com/u/82267346/iOS8LaborResource.zip</w:t>
      </w:r>
    </w:p>
    <w:p w14:paraId="3F0F2ED0" w14:textId="77777777" w:rsidR="008E41B1" w:rsidRPr="002D23CD" w:rsidRDefault="008E41B1" w:rsidP="00F241F7">
      <w:pPr>
        <w:jc w:val="both"/>
        <w:rPr>
          <w:lang w:val="hu-HU"/>
        </w:rPr>
      </w:pPr>
    </w:p>
    <w:p w14:paraId="0B29A212" w14:textId="572AC556" w:rsidR="008E41B1" w:rsidRPr="002D23CD" w:rsidRDefault="008E41B1" w:rsidP="00F241F7">
      <w:pPr>
        <w:jc w:val="both"/>
        <w:rPr>
          <w:lang w:val="hu-HU"/>
        </w:rPr>
      </w:pPr>
      <w:r w:rsidRPr="002D23CD">
        <w:rPr>
          <w:lang w:val="hu-HU"/>
        </w:rPr>
        <w:t xml:space="preserve">Kattintsunk rá az ImageAssets mappára, majd importáljuk </w:t>
      </w:r>
      <w:r w:rsidR="004A6226" w:rsidRPr="002D23CD">
        <w:rPr>
          <w:lang w:val="hu-HU"/>
        </w:rPr>
        <w:t xml:space="preserve">be </w:t>
      </w:r>
      <w:r w:rsidRPr="002D23CD">
        <w:rPr>
          <w:lang w:val="hu-HU"/>
        </w:rPr>
        <w:t xml:space="preserve">a </w:t>
      </w:r>
      <w:r w:rsidR="004A6226" w:rsidRPr="002D23CD">
        <w:rPr>
          <w:lang w:val="hu-HU"/>
        </w:rPr>
        <w:t xml:space="preserve">Flower és TransparentWoman képeket </w:t>
      </w:r>
      <w:r w:rsidRPr="002D23CD">
        <w:rPr>
          <w:lang w:val="hu-HU"/>
        </w:rPr>
        <w:t xml:space="preserve">az Import... menü </w:t>
      </w:r>
      <w:commentRangeStart w:id="2"/>
      <w:r w:rsidRPr="002D23CD">
        <w:rPr>
          <w:lang w:val="hu-HU"/>
        </w:rPr>
        <w:t>segítségével.</w:t>
      </w:r>
      <w:commentRangeEnd w:id="2"/>
      <w:r w:rsidR="004F78E1" w:rsidRPr="002D23CD">
        <w:rPr>
          <w:rStyle w:val="CommentReference"/>
          <w:lang w:val="hu-HU"/>
        </w:rPr>
        <w:commentReference w:id="2"/>
      </w:r>
    </w:p>
    <w:p w14:paraId="1090718C" w14:textId="77777777" w:rsidR="008E41B1" w:rsidRPr="002D23CD" w:rsidRDefault="008E41B1" w:rsidP="00F241F7">
      <w:pPr>
        <w:jc w:val="both"/>
        <w:rPr>
          <w:lang w:val="hu-HU"/>
        </w:rPr>
      </w:pPr>
    </w:p>
    <w:p w14:paraId="208DD561" w14:textId="56520131" w:rsidR="008E41B1" w:rsidRPr="002D23CD" w:rsidRDefault="008E41B1" w:rsidP="00F241F7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38AB3228" wp14:editId="2A489244">
            <wp:extent cx="1713035" cy="14297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7.10.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035" cy="14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3CD">
        <w:rPr>
          <w:lang w:val="hu-HU"/>
        </w:rPr>
        <w:t xml:space="preserve"> </w:t>
      </w:r>
      <w:r w:rsidR="004A6226" w:rsidRPr="002D23CD">
        <w:rPr>
          <w:noProof/>
          <w:lang w:val="hu-HU" w:eastAsia="hu-HU"/>
        </w:rPr>
        <w:drawing>
          <wp:inline distT="0" distB="0" distL="0" distR="0" wp14:anchorId="2304A532" wp14:editId="4E2112AF">
            <wp:extent cx="1541260" cy="1691492"/>
            <wp:effectExtent l="0" t="0" r="8255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9.07.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523" cy="16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8311" w14:textId="77777777" w:rsidR="009740CA" w:rsidRPr="002D23CD" w:rsidRDefault="009740CA" w:rsidP="00F241F7">
      <w:pPr>
        <w:jc w:val="both"/>
        <w:rPr>
          <w:lang w:val="hu-HU"/>
        </w:rPr>
      </w:pPr>
    </w:p>
    <w:p w14:paraId="586203F4" w14:textId="7D632080" w:rsidR="00E53D9C" w:rsidRPr="002D23CD" w:rsidRDefault="00BE32E5" w:rsidP="00F241F7">
      <w:pPr>
        <w:jc w:val="both"/>
        <w:rPr>
          <w:lang w:val="hu-HU"/>
        </w:rPr>
      </w:pPr>
      <w:r w:rsidRPr="002D23CD">
        <w:rPr>
          <w:lang w:val="hu-HU"/>
        </w:rPr>
        <w:t xml:space="preserve">Váltsunk át </w:t>
      </w:r>
      <w:commentRangeStart w:id="3"/>
      <w:r w:rsidRPr="002D23CD">
        <w:rPr>
          <w:lang w:val="hu-HU"/>
        </w:rPr>
        <w:t>Storyboard</w:t>
      </w:r>
      <w:commentRangeEnd w:id="3"/>
      <w:r w:rsidRPr="002D23CD">
        <w:rPr>
          <w:rStyle w:val="CommentReference"/>
          <w:lang w:val="hu-HU"/>
        </w:rPr>
        <w:commentReference w:id="3"/>
      </w:r>
      <w:r w:rsidRPr="002D23CD">
        <w:rPr>
          <w:lang w:val="hu-HU"/>
        </w:rPr>
        <w:t>-ra és h</w:t>
      </w:r>
      <w:r w:rsidR="00207831" w:rsidRPr="002D23CD">
        <w:rPr>
          <w:lang w:val="hu-HU"/>
        </w:rPr>
        <w:t xml:space="preserve">áttérnek állítsuk be 255,245,245-ös színt. </w:t>
      </w:r>
      <w:r w:rsidRPr="002D23CD">
        <w:rPr>
          <w:lang w:val="hu-HU"/>
        </w:rPr>
        <w:t>A Storyboardban adjunk hozzá egy sötét rózsaszín</w:t>
      </w:r>
      <w:ins w:id="4" w:author="Microsoft Office User" w:date="2015-11-04T21:02:00Z">
        <w:r w:rsidR="0092535C">
          <w:rPr>
            <w:lang w:val="hu-HU"/>
          </w:rPr>
          <w:t xml:space="preserve"> (</w:t>
        </w:r>
        <w:r w:rsidR="005E2D57">
          <w:rPr>
            <w:lang w:val="hu-HU"/>
          </w:rPr>
          <w:t>255,146,217)</w:t>
        </w:r>
      </w:ins>
      <w:r w:rsidRPr="002D23CD">
        <w:rPr>
          <w:lang w:val="hu-HU"/>
        </w:rPr>
        <w:t xml:space="preserve"> View-t </w:t>
      </w:r>
      <w:r w:rsidR="00E53D9C" w:rsidRPr="002D23CD">
        <w:rPr>
          <w:lang w:val="hu-HU"/>
        </w:rPr>
        <w:t>és alkalmazzuk a következő kényszereket:</w:t>
      </w:r>
    </w:p>
    <w:p w14:paraId="7853E21E" w14:textId="3F6366E6" w:rsidR="00E53D9C" w:rsidRPr="002D23CD" w:rsidRDefault="00E53D9C" w:rsidP="00E53D9C">
      <w:pPr>
        <w:pStyle w:val="ListParagraph"/>
        <w:numPr>
          <w:ilvl w:val="0"/>
          <w:numId w:val="21"/>
        </w:numPr>
        <w:jc w:val="both"/>
        <w:rPr>
          <w:lang w:val="hu-HU"/>
        </w:rPr>
      </w:pPr>
      <w:r w:rsidRPr="002D23CD">
        <w:rPr>
          <w:lang w:val="hu-HU"/>
        </w:rPr>
        <w:t>A két széle és a teteje legyen rögzítve 0 távolságra a szülő nézettől.</w:t>
      </w:r>
    </w:p>
    <w:p w14:paraId="20E5BB52" w14:textId="3E6F6594" w:rsidR="008E41B1" w:rsidRPr="002D23CD" w:rsidRDefault="00E53D9C" w:rsidP="00E53D9C">
      <w:pPr>
        <w:pStyle w:val="ListParagraph"/>
        <w:numPr>
          <w:ilvl w:val="0"/>
          <w:numId w:val="21"/>
        </w:numPr>
        <w:jc w:val="both"/>
        <w:rPr>
          <w:lang w:val="hu-HU"/>
        </w:rPr>
      </w:pPr>
      <w:r w:rsidRPr="002D23CD">
        <w:rPr>
          <w:lang w:val="hu-HU"/>
        </w:rPr>
        <w:t>A magassága legyen 200 egység.</w:t>
      </w:r>
    </w:p>
    <w:p w14:paraId="6B19E1BB" w14:textId="77777777" w:rsidR="00E53D9C" w:rsidRPr="002D23CD" w:rsidRDefault="00E53D9C" w:rsidP="00E53D9C">
      <w:pPr>
        <w:jc w:val="both"/>
        <w:rPr>
          <w:lang w:val="hu-HU"/>
        </w:rPr>
      </w:pPr>
    </w:p>
    <w:p w14:paraId="734110C1" w14:textId="2D24DFF6" w:rsidR="00E53D9C" w:rsidRPr="002D23CD" w:rsidRDefault="00E53D9C" w:rsidP="00E53D9C">
      <w:pPr>
        <w:jc w:val="both"/>
        <w:rPr>
          <w:lang w:val="hu-HU"/>
        </w:rPr>
      </w:pPr>
      <w:r w:rsidRPr="002D23CD">
        <w:rPr>
          <w:lang w:val="hu-HU"/>
        </w:rPr>
        <w:t>Rakjunk be egy Image</w:t>
      </w:r>
      <w:r w:rsidR="002D23CD">
        <w:rPr>
          <w:lang w:val="hu-HU"/>
        </w:rPr>
        <w:t xml:space="preserve"> </w:t>
      </w:r>
      <w:r w:rsidRPr="002D23CD">
        <w:rPr>
          <w:lang w:val="hu-HU"/>
        </w:rPr>
        <w:t>View-t</w:t>
      </w:r>
      <w:r w:rsidR="00043BA9" w:rsidRPr="002D23CD">
        <w:rPr>
          <w:lang w:val="hu-HU"/>
        </w:rPr>
        <w:t xml:space="preserve"> és alkalmazzuk a következő kényszereket:</w:t>
      </w:r>
    </w:p>
    <w:p w14:paraId="3560FEBA" w14:textId="6CEB0E70" w:rsidR="00043BA9" w:rsidRPr="002D23CD" w:rsidRDefault="005D0813" w:rsidP="00043BA9">
      <w:pPr>
        <w:pStyle w:val="ListParagraph"/>
        <w:numPr>
          <w:ilvl w:val="0"/>
          <w:numId w:val="22"/>
        </w:numPr>
        <w:jc w:val="both"/>
        <w:rPr>
          <w:lang w:val="hu-HU"/>
        </w:rPr>
      </w:pPr>
      <w:r w:rsidRPr="002D23CD">
        <w:rPr>
          <w:lang w:val="hu-HU"/>
        </w:rPr>
        <w:t xml:space="preserve">Az </w:t>
      </w:r>
      <w:r w:rsidR="002D23CD">
        <w:rPr>
          <w:lang w:val="hu-HU"/>
        </w:rPr>
        <w:t>I</w:t>
      </w:r>
      <w:r w:rsidRPr="002D23CD">
        <w:rPr>
          <w:lang w:val="hu-HU"/>
        </w:rPr>
        <w:t>mage</w:t>
      </w:r>
      <w:r w:rsidR="002D23CD">
        <w:rPr>
          <w:lang w:val="hu-HU"/>
        </w:rPr>
        <w:t xml:space="preserve"> </w:t>
      </w:r>
      <w:r w:rsidRPr="002D23CD">
        <w:rPr>
          <w:lang w:val="hu-HU"/>
        </w:rPr>
        <w:t>View és a szülő nézet két széle és az alja között legyen 0 a távolság.</w:t>
      </w:r>
    </w:p>
    <w:p w14:paraId="21F23FE8" w14:textId="1095E197" w:rsidR="008E41B1" w:rsidRPr="002D23CD" w:rsidRDefault="005D0813" w:rsidP="00043BA9">
      <w:pPr>
        <w:pStyle w:val="ListParagraph"/>
        <w:numPr>
          <w:ilvl w:val="0"/>
          <w:numId w:val="22"/>
        </w:numPr>
        <w:jc w:val="both"/>
        <w:rPr>
          <w:lang w:val="hu-HU"/>
        </w:rPr>
      </w:pPr>
      <w:r w:rsidRPr="002D23CD">
        <w:rPr>
          <w:lang w:val="hu-HU"/>
        </w:rPr>
        <w:t xml:space="preserve">Az </w:t>
      </w:r>
      <w:r w:rsidR="002D23CD">
        <w:rPr>
          <w:lang w:val="hu-HU"/>
        </w:rPr>
        <w:t>I</w:t>
      </w:r>
      <w:r w:rsidRPr="002D23CD">
        <w:rPr>
          <w:lang w:val="hu-HU"/>
        </w:rPr>
        <w:t>mage</w:t>
      </w:r>
      <w:r w:rsidR="002D23CD">
        <w:rPr>
          <w:lang w:val="hu-HU"/>
        </w:rPr>
        <w:t xml:space="preserve"> </w:t>
      </w:r>
      <w:r w:rsidRPr="002D23CD">
        <w:rPr>
          <w:lang w:val="hu-HU"/>
        </w:rPr>
        <w:t>View és a felette lévő view között legyen 0 a távolság!</w:t>
      </w:r>
    </w:p>
    <w:p w14:paraId="3EE67C83" w14:textId="77777777" w:rsidR="008E41B1" w:rsidRPr="002D23CD" w:rsidRDefault="008E41B1" w:rsidP="008E41B1">
      <w:pPr>
        <w:jc w:val="both"/>
        <w:rPr>
          <w:lang w:val="hu-HU"/>
        </w:rPr>
      </w:pPr>
    </w:p>
    <w:p w14:paraId="7AC2507E" w14:textId="53448944" w:rsidR="004F78E1" w:rsidRPr="002D23CD" w:rsidRDefault="004F78E1" w:rsidP="008E41B1">
      <w:pPr>
        <w:jc w:val="both"/>
        <w:rPr>
          <w:lang w:val="hu-HU"/>
        </w:rPr>
      </w:pPr>
      <w:r w:rsidRPr="002D23CD">
        <w:rPr>
          <w:lang w:val="hu-HU"/>
        </w:rPr>
        <w:t>A következő nézetet kell látnunk:</w:t>
      </w:r>
    </w:p>
    <w:p w14:paraId="39B0EB6D" w14:textId="77777777" w:rsidR="004F78E1" w:rsidRPr="002D23CD" w:rsidRDefault="004F78E1" w:rsidP="008E41B1">
      <w:pPr>
        <w:jc w:val="both"/>
        <w:rPr>
          <w:lang w:val="hu-HU"/>
        </w:rPr>
      </w:pPr>
    </w:p>
    <w:p w14:paraId="0752D949" w14:textId="16FE9DE1" w:rsidR="004F78E1" w:rsidRPr="002D23CD" w:rsidRDefault="002F4346" w:rsidP="008E41B1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40FB7138" wp14:editId="022BC898">
            <wp:extent cx="2258540" cy="2052551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7.33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080" cy="205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F980" w14:textId="77777777" w:rsidR="002F4346" w:rsidRPr="002D23CD" w:rsidRDefault="002F4346" w:rsidP="008E41B1">
      <w:pPr>
        <w:jc w:val="both"/>
        <w:rPr>
          <w:lang w:val="hu-HU"/>
        </w:rPr>
      </w:pPr>
    </w:p>
    <w:p w14:paraId="0B96F7E6" w14:textId="77777777" w:rsidR="004F78E1" w:rsidRPr="002D23CD" w:rsidRDefault="004F78E1" w:rsidP="008E41B1">
      <w:pPr>
        <w:jc w:val="both"/>
        <w:rPr>
          <w:lang w:val="hu-HU"/>
        </w:rPr>
      </w:pPr>
    </w:p>
    <w:p w14:paraId="6A0A9510" w14:textId="79D4B72F" w:rsidR="005D0813" w:rsidRPr="002D23CD" w:rsidRDefault="005D0813" w:rsidP="005D0813">
      <w:pPr>
        <w:jc w:val="both"/>
        <w:rPr>
          <w:lang w:val="hu-HU"/>
        </w:rPr>
      </w:pPr>
      <w:r w:rsidRPr="002D23CD">
        <w:rPr>
          <w:lang w:val="hu-HU"/>
        </w:rPr>
        <w:t>Állítsuk be a kép tulajdonságainál, hogy a megjele</w:t>
      </w:r>
      <w:r w:rsidR="002F4346" w:rsidRPr="002D23CD">
        <w:rPr>
          <w:lang w:val="hu-HU"/>
        </w:rPr>
        <w:t xml:space="preserve">ntés Aspect Fit, és állítsuk be a </w:t>
      </w:r>
      <w:r w:rsidR="002F4346" w:rsidRPr="00B617A3">
        <w:rPr>
          <w:i/>
          <w:lang w:val="hu-HU"/>
        </w:rPr>
        <w:t>TransparentWoman</w:t>
      </w:r>
      <w:r w:rsidR="002F4346" w:rsidRPr="002D23CD">
        <w:rPr>
          <w:lang w:val="hu-HU"/>
        </w:rPr>
        <w:t xml:space="preserve"> nevű képet.</w:t>
      </w:r>
    </w:p>
    <w:p w14:paraId="0F37E0BA" w14:textId="77777777" w:rsidR="002F4346" w:rsidRPr="002D23CD" w:rsidRDefault="002F4346" w:rsidP="005D0813">
      <w:pPr>
        <w:jc w:val="both"/>
        <w:rPr>
          <w:lang w:val="hu-HU"/>
        </w:rPr>
      </w:pPr>
    </w:p>
    <w:p w14:paraId="6DB4F358" w14:textId="36B77325" w:rsidR="002F4346" w:rsidRPr="002D23CD" w:rsidRDefault="002F4346" w:rsidP="005D0813">
      <w:pPr>
        <w:jc w:val="both"/>
        <w:rPr>
          <w:lang w:val="hu-HU"/>
        </w:rPr>
      </w:pPr>
      <w:r w:rsidRPr="002D23CD">
        <w:rPr>
          <w:lang w:val="hu-HU"/>
        </w:rPr>
        <w:t>Nyissuk le az Assistant Editor-t és válasszuk ki benne a Preview funkciót</w:t>
      </w:r>
      <w:r w:rsidR="006448B1" w:rsidRPr="002D23CD">
        <w:rPr>
          <w:lang w:val="hu-HU"/>
        </w:rPr>
        <w:t xml:space="preserve"> és adjunk hozzá még egy iPhone és még egy iPad eszközt. A következő a probléma: az iPhone-on Landscape esetben túl nagy a felső sáv, míg az iPad-en portrait módban túl kicsi.</w:t>
      </w:r>
    </w:p>
    <w:p w14:paraId="7D68C0C0" w14:textId="77777777" w:rsidR="006448B1" w:rsidRPr="002D23CD" w:rsidRDefault="006448B1" w:rsidP="005D0813">
      <w:pPr>
        <w:jc w:val="both"/>
        <w:rPr>
          <w:lang w:val="hu-HU"/>
        </w:rPr>
      </w:pPr>
    </w:p>
    <w:p w14:paraId="549881E4" w14:textId="35E59BD8" w:rsidR="00DE0B66" w:rsidRPr="002D23CD" w:rsidRDefault="006448B1" w:rsidP="005D0813">
      <w:pPr>
        <w:jc w:val="both"/>
        <w:rPr>
          <w:lang w:val="hu-HU"/>
        </w:rPr>
      </w:pPr>
      <w:r w:rsidRPr="002D23CD">
        <w:rPr>
          <w:lang w:val="hu-HU"/>
        </w:rPr>
        <w:t xml:space="preserve">Töröljük a </w:t>
      </w:r>
      <w:commentRangeStart w:id="5"/>
      <w:r w:rsidRPr="002D23CD">
        <w:rPr>
          <w:lang w:val="hu-HU"/>
        </w:rPr>
        <w:t>Document Outline</w:t>
      </w:r>
      <w:commentRangeEnd w:id="5"/>
      <w:r w:rsidRPr="002D23CD">
        <w:rPr>
          <w:rStyle w:val="CommentReference"/>
          <w:lang w:val="hu-HU"/>
        </w:rPr>
        <w:commentReference w:id="5"/>
      </w:r>
      <w:r w:rsidRPr="002D23CD">
        <w:rPr>
          <w:lang w:val="hu-HU"/>
        </w:rPr>
        <w:t>-ban a View magasság kényszeré</w:t>
      </w:r>
      <w:r w:rsidR="00DE0B66" w:rsidRPr="002D23CD">
        <w:rPr>
          <w:lang w:val="hu-HU"/>
        </w:rPr>
        <w:t>t és állítsuk be, hogy a magassága m</w:t>
      </w:r>
      <w:r w:rsidR="005100CF" w:rsidRPr="002D23CD">
        <w:rPr>
          <w:lang w:val="hu-HU"/>
        </w:rPr>
        <w:t>indig a szülő nézet magasság 0.4-szere</w:t>
      </w:r>
      <w:r w:rsidR="00DE0B66" w:rsidRPr="002D23CD">
        <w:rPr>
          <w:lang w:val="hu-HU"/>
        </w:rPr>
        <w:t xml:space="preserve">se! </w:t>
      </w:r>
    </w:p>
    <w:p w14:paraId="38AD64B5" w14:textId="77777777" w:rsidR="00DE0B66" w:rsidRPr="002D23CD" w:rsidRDefault="00DE0B66" w:rsidP="005D0813">
      <w:pPr>
        <w:jc w:val="both"/>
        <w:rPr>
          <w:lang w:val="hu-HU"/>
        </w:rPr>
      </w:pPr>
    </w:p>
    <w:p w14:paraId="36C933C6" w14:textId="434F5679" w:rsidR="006448B1" w:rsidRPr="002D23CD" w:rsidRDefault="00DE0B66" w:rsidP="005D0813">
      <w:pPr>
        <w:jc w:val="both"/>
        <w:rPr>
          <w:lang w:val="hu-HU"/>
        </w:rPr>
      </w:pPr>
      <w:r w:rsidRPr="002D23CD">
        <w:rPr>
          <w:lang w:val="hu-HU"/>
        </w:rPr>
        <w:t xml:space="preserve">Ezt a Document Outline-ban tehetjük meg, úgy, hogy a </w:t>
      </w:r>
      <w:r w:rsidR="002D23CD">
        <w:rPr>
          <w:lang w:val="hu-HU"/>
        </w:rPr>
        <w:t>C</w:t>
      </w:r>
      <w:r w:rsidRPr="002D23CD">
        <w:rPr>
          <w:lang w:val="hu-HU"/>
        </w:rPr>
        <w:t>trl</w:t>
      </w:r>
      <w:r w:rsidR="002D23CD">
        <w:rPr>
          <w:lang w:val="hu-HU"/>
        </w:rPr>
        <w:t>-</w:t>
      </w:r>
      <w:r w:rsidRPr="002D23CD">
        <w:rPr>
          <w:lang w:val="hu-HU"/>
        </w:rPr>
        <w:t>t lenyomva ráhúzzuk a vonalat a</w:t>
      </w:r>
      <w:ins w:id="6" w:author="Microsoft Office User" w:date="2015-11-04T21:13:00Z">
        <w:r w:rsidR="0080318E">
          <w:rPr>
            <w:lang w:val="hu-HU"/>
          </w:rPr>
          <w:t xml:space="preserve"> gyerek </w:t>
        </w:r>
      </w:ins>
      <w:del w:id="7" w:author="Microsoft Office User" w:date="2015-11-04T21:13:00Z">
        <w:r w:rsidRPr="002D23CD" w:rsidDel="0080318E">
          <w:rPr>
            <w:lang w:val="hu-HU"/>
          </w:rPr>
          <w:delText xml:space="preserve">z egyik </w:delText>
        </w:r>
      </w:del>
      <w:r w:rsidRPr="002D23CD">
        <w:rPr>
          <w:lang w:val="hu-HU"/>
        </w:rPr>
        <w:t>View-ról a</w:t>
      </w:r>
      <w:ins w:id="8" w:author="Microsoft Office User" w:date="2015-11-04T21:13:00Z">
        <w:r w:rsidR="0080318E">
          <w:rPr>
            <w:lang w:val="hu-HU"/>
          </w:rPr>
          <w:t xml:space="preserve"> szülő</w:t>
        </w:r>
      </w:ins>
      <w:r w:rsidRPr="002D23CD">
        <w:rPr>
          <w:lang w:val="hu-HU"/>
        </w:rPr>
        <w:t xml:space="preserve"> </w:t>
      </w:r>
      <w:ins w:id="9" w:author="Microsoft Office User" w:date="2015-11-04T21:13:00Z">
        <w:r w:rsidR="0080318E">
          <w:rPr>
            <w:lang w:val="hu-HU"/>
          </w:rPr>
          <w:t>view-ra</w:t>
        </w:r>
      </w:ins>
      <w:del w:id="10" w:author="Microsoft Office User" w:date="2015-11-04T21:13:00Z">
        <w:r w:rsidRPr="002D23CD" w:rsidDel="0080318E">
          <w:rPr>
            <w:lang w:val="hu-HU"/>
          </w:rPr>
          <w:delText>másikra</w:delText>
        </w:r>
      </w:del>
      <w:r w:rsidRPr="002D23CD">
        <w:rPr>
          <w:lang w:val="hu-HU"/>
        </w:rPr>
        <w:t>:</w:t>
      </w:r>
    </w:p>
    <w:p w14:paraId="0796A5E4" w14:textId="77777777" w:rsidR="00DE0B66" w:rsidRPr="002D23CD" w:rsidRDefault="00DE0B66" w:rsidP="005D0813">
      <w:pPr>
        <w:jc w:val="both"/>
        <w:rPr>
          <w:lang w:val="hu-HU"/>
        </w:rPr>
      </w:pPr>
    </w:p>
    <w:p w14:paraId="3A1CFEA3" w14:textId="07006B35" w:rsidR="00DE0B66" w:rsidRDefault="00DE0B66" w:rsidP="005D0813">
      <w:pPr>
        <w:jc w:val="both"/>
        <w:rPr>
          <w:ins w:id="11" w:author="Microsoft Office User" w:date="2015-11-04T21:13:00Z"/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361D7A37" wp14:editId="3CCB0C02">
            <wp:extent cx="1712364" cy="1157143"/>
            <wp:effectExtent l="0" t="0" r="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7.51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364" cy="11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4569" w14:textId="77777777" w:rsidR="0080318E" w:rsidRPr="002D23CD" w:rsidRDefault="0080318E" w:rsidP="005D0813">
      <w:pPr>
        <w:jc w:val="both"/>
        <w:rPr>
          <w:lang w:val="hu-HU"/>
        </w:rPr>
      </w:pPr>
    </w:p>
    <w:p w14:paraId="0457ABC2" w14:textId="34DD51BB" w:rsidR="00DE0B66" w:rsidRPr="002D23CD" w:rsidRDefault="00DE0B66" w:rsidP="005D0813">
      <w:pPr>
        <w:jc w:val="both"/>
        <w:rPr>
          <w:lang w:val="hu-HU"/>
        </w:rPr>
      </w:pPr>
      <w:r w:rsidRPr="002D23CD">
        <w:rPr>
          <w:lang w:val="hu-HU"/>
        </w:rPr>
        <w:t xml:space="preserve">Ezek után </w:t>
      </w:r>
      <w:r w:rsidR="002D23CD">
        <w:rPr>
          <w:lang w:val="hu-HU"/>
        </w:rPr>
        <w:t xml:space="preserve">a </w:t>
      </w:r>
      <w:r w:rsidRPr="002D23CD">
        <w:rPr>
          <w:lang w:val="hu-HU"/>
        </w:rPr>
        <w:t>kényszer tulajdonságainál állítsuk be, hogy a</w:t>
      </w:r>
      <w:r w:rsidR="008F5EA9" w:rsidRPr="002D23CD">
        <w:rPr>
          <w:lang w:val="hu-HU"/>
        </w:rPr>
        <w:t xml:space="preserve"> </w:t>
      </w:r>
      <w:commentRangeStart w:id="12"/>
      <w:r w:rsidR="008F5EA9" w:rsidRPr="002D23CD">
        <w:rPr>
          <w:lang w:val="hu-HU"/>
        </w:rPr>
        <w:t>s</w:t>
      </w:r>
      <w:r w:rsidR="005100CF" w:rsidRPr="002D23CD">
        <w:rPr>
          <w:lang w:val="hu-HU"/>
        </w:rPr>
        <w:t>zorzó (multiplier) 0.4</w:t>
      </w:r>
      <w:r w:rsidR="008F5EA9" w:rsidRPr="002D23CD">
        <w:rPr>
          <w:lang w:val="hu-HU"/>
        </w:rPr>
        <w:t xml:space="preserve"> </w:t>
      </w:r>
      <w:commentRangeEnd w:id="12"/>
      <w:r w:rsidR="008F5EA9" w:rsidRPr="002D23CD">
        <w:rPr>
          <w:rStyle w:val="CommentReference"/>
          <w:lang w:val="hu-HU"/>
        </w:rPr>
        <w:commentReference w:id="12"/>
      </w:r>
      <w:r w:rsidR="008F5EA9" w:rsidRPr="002D23CD">
        <w:rPr>
          <w:lang w:val="hu-HU"/>
        </w:rPr>
        <w:t>legyen. H</w:t>
      </w:r>
      <w:r w:rsidR="003D6EDB" w:rsidRPr="002D23CD">
        <w:rPr>
          <w:lang w:val="hu-HU"/>
        </w:rPr>
        <w:t xml:space="preserve">a piros vonalakat kapnánk, akkor az azt jelenti, hogy a kényszer rossz változókkal jött létre (még pedig azzal, hogy a gyerek legyen </w:t>
      </w:r>
      <w:r w:rsidR="005100CF" w:rsidRPr="002D23CD">
        <w:rPr>
          <w:lang w:val="hu-HU"/>
        </w:rPr>
        <w:t>2.5-ször</w:t>
      </w:r>
      <w:r w:rsidR="003D6EDB" w:rsidRPr="002D23CD">
        <w:rPr>
          <w:lang w:val="hu-HU"/>
        </w:rPr>
        <w:t xml:space="preserve"> akkor</w:t>
      </w:r>
      <w:r w:rsidR="005100CF" w:rsidRPr="002D23CD">
        <w:rPr>
          <w:lang w:val="hu-HU"/>
        </w:rPr>
        <w:t>a</w:t>
      </w:r>
      <w:r w:rsidR="003D6EDB" w:rsidRPr="002D23CD">
        <w:rPr>
          <w:lang w:val="hu-HU"/>
        </w:rPr>
        <w:t>, mint a szülője, ami a Image</w:t>
      </w:r>
      <w:r w:rsidR="002D23CD">
        <w:rPr>
          <w:lang w:val="hu-HU"/>
        </w:rPr>
        <w:t xml:space="preserve"> </w:t>
      </w:r>
      <w:r w:rsidR="003D6EDB" w:rsidRPr="002D23CD">
        <w:rPr>
          <w:lang w:val="hu-HU"/>
        </w:rPr>
        <w:t>View szülőhöz történt rögzítése miatt nem teljesülhet)</w:t>
      </w:r>
      <w:r w:rsidR="008F5EA9" w:rsidRPr="002D23CD">
        <w:rPr>
          <w:lang w:val="hu-HU"/>
        </w:rPr>
        <w:t>. Cseréljük fel őket:</w:t>
      </w:r>
    </w:p>
    <w:p w14:paraId="7AA2F839" w14:textId="77777777" w:rsidR="008F5EA9" w:rsidRPr="002D23CD" w:rsidRDefault="008F5EA9" w:rsidP="005D0813">
      <w:pPr>
        <w:jc w:val="both"/>
        <w:rPr>
          <w:lang w:val="hu-HU"/>
        </w:rPr>
      </w:pPr>
    </w:p>
    <w:p w14:paraId="59199D10" w14:textId="37A11737" w:rsidR="008F5EA9" w:rsidRPr="002D23CD" w:rsidRDefault="008F5EA9" w:rsidP="005D0813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3A046C3A" wp14:editId="516179A7">
            <wp:extent cx="2169564" cy="987700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8.06.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564" cy="9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D150" w14:textId="77777777" w:rsidR="008F5EA9" w:rsidRPr="002D23CD" w:rsidRDefault="008F5EA9" w:rsidP="005D0813">
      <w:pPr>
        <w:jc w:val="both"/>
        <w:rPr>
          <w:lang w:val="hu-HU"/>
        </w:rPr>
      </w:pPr>
    </w:p>
    <w:p w14:paraId="395EB524" w14:textId="299535C5" w:rsidR="008F5EA9" w:rsidRPr="002D23CD" w:rsidRDefault="008F5EA9" w:rsidP="005D0813">
      <w:pPr>
        <w:jc w:val="both"/>
        <w:rPr>
          <w:lang w:val="hu-HU"/>
        </w:rPr>
      </w:pPr>
      <w:r w:rsidRPr="002D23CD">
        <w:rPr>
          <w:lang w:val="hu-HU"/>
        </w:rPr>
        <w:t>Nézzük meg az alkalmazást. Az iPhone kijelzőn Landscape módban az Image</w:t>
      </w:r>
      <w:r w:rsidR="002D23CD">
        <w:rPr>
          <w:lang w:val="hu-HU"/>
        </w:rPr>
        <w:t xml:space="preserve"> </w:t>
      </w:r>
      <w:r w:rsidRPr="002D23CD">
        <w:rPr>
          <w:lang w:val="hu-HU"/>
        </w:rPr>
        <w:t xml:space="preserve">View indokolatlanul sok helyet foglal a kép méretéhez viszonyítva. </w:t>
      </w:r>
    </w:p>
    <w:p w14:paraId="161E7F1A" w14:textId="77777777" w:rsidR="008F5EA9" w:rsidRPr="002D23CD" w:rsidRDefault="008F5EA9" w:rsidP="005D0813">
      <w:pPr>
        <w:jc w:val="both"/>
        <w:rPr>
          <w:lang w:val="hu-HU"/>
        </w:rPr>
      </w:pPr>
    </w:p>
    <w:p w14:paraId="11C13A4F" w14:textId="77777777" w:rsidR="008F5EA9" w:rsidRPr="002D23CD" w:rsidRDefault="008F5EA9" w:rsidP="005D0813">
      <w:pPr>
        <w:jc w:val="both"/>
        <w:rPr>
          <w:lang w:val="hu-HU"/>
        </w:rPr>
      </w:pPr>
      <w:r w:rsidRPr="002D23CD">
        <w:rPr>
          <w:lang w:val="hu-HU"/>
        </w:rPr>
        <w:t xml:space="preserve">Válasszuk ki az </w:t>
      </w:r>
      <w:commentRangeStart w:id="13"/>
      <w:r w:rsidRPr="002D23CD">
        <w:rPr>
          <w:lang w:val="hu-HU"/>
        </w:rPr>
        <w:t xml:space="preserve">Size Class menüből </w:t>
      </w:r>
      <w:commentRangeEnd w:id="13"/>
      <w:r w:rsidR="005100CF" w:rsidRPr="002D23CD">
        <w:rPr>
          <w:rStyle w:val="CommentReference"/>
          <w:lang w:val="hu-HU"/>
        </w:rPr>
        <w:commentReference w:id="13"/>
      </w:r>
      <w:r w:rsidRPr="002D23CD">
        <w:rPr>
          <w:lang w:val="hu-HU"/>
        </w:rPr>
        <w:t xml:space="preserve">az </w:t>
      </w:r>
      <w:r w:rsidRPr="00B617A3">
        <w:rPr>
          <w:i/>
          <w:lang w:val="hu-HU"/>
        </w:rPr>
        <w:t>any width compact height</w:t>
      </w:r>
      <w:r w:rsidRPr="002D23CD">
        <w:rPr>
          <w:lang w:val="hu-HU"/>
        </w:rPr>
        <w:t xml:space="preserve"> méretosztályt:</w:t>
      </w:r>
    </w:p>
    <w:p w14:paraId="75D9FDD4" w14:textId="77777777" w:rsidR="008F5EA9" w:rsidRPr="002D23CD" w:rsidRDefault="008F5EA9" w:rsidP="005D0813">
      <w:pPr>
        <w:jc w:val="both"/>
        <w:rPr>
          <w:lang w:val="hu-HU"/>
        </w:rPr>
      </w:pPr>
    </w:p>
    <w:p w14:paraId="088209A9" w14:textId="579C0DB7" w:rsidR="008F5EA9" w:rsidRPr="002D23CD" w:rsidRDefault="008F5EA9" w:rsidP="005D0813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18C70325" wp14:editId="0A2CEBAE">
            <wp:extent cx="1654224" cy="198632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8.13.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224" cy="198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3CD">
        <w:rPr>
          <w:lang w:val="hu-HU"/>
        </w:rPr>
        <w:t xml:space="preserve"> </w:t>
      </w:r>
    </w:p>
    <w:p w14:paraId="173116D3" w14:textId="758F9113" w:rsidR="005100CF" w:rsidRPr="002D23CD" w:rsidRDefault="005100CF" w:rsidP="005D0813">
      <w:pPr>
        <w:jc w:val="both"/>
        <w:rPr>
          <w:lang w:val="hu-HU"/>
        </w:rPr>
      </w:pPr>
    </w:p>
    <w:p w14:paraId="1FBD6A9C" w14:textId="64C03D37" w:rsidR="005100CF" w:rsidRPr="002D23CD" w:rsidRDefault="005100CF" w:rsidP="005D0813">
      <w:pPr>
        <w:jc w:val="both"/>
        <w:rPr>
          <w:lang w:val="hu-HU"/>
        </w:rPr>
      </w:pPr>
      <w:r w:rsidRPr="002D23CD">
        <w:rPr>
          <w:lang w:val="hu-HU"/>
        </w:rPr>
        <w:t>Ekkor megváltozik a Storyboard Editor képe. Jelöljük ki a felső View-t és töröljük a Size</w:t>
      </w:r>
      <w:r w:rsidR="002D23CD">
        <w:rPr>
          <w:lang w:val="hu-HU"/>
        </w:rPr>
        <w:t xml:space="preserve"> </w:t>
      </w:r>
      <w:r w:rsidRPr="002D23CD">
        <w:rPr>
          <w:lang w:val="hu-HU"/>
        </w:rPr>
        <w:t xml:space="preserve">Inspectorban a View magasságát és jobb oldalát rögzítő kényszert a </w:t>
      </w:r>
      <w:commentRangeStart w:id="14"/>
      <w:r w:rsidRPr="002D23CD">
        <w:rPr>
          <w:lang w:val="hu-HU"/>
        </w:rPr>
        <w:t>backspace-</w:t>
      </w:r>
      <w:r w:rsidR="001469E0" w:rsidRPr="002D23CD">
        <w:rPr>
          <w:lang w:val="hu-HU"/>
        </w:rPr>
        <w:t>szel</w:t>
      </w:r>
      <w:commentRangeEnd w:id="14"/>
      <w:r w:rsidR="001469E0" w:rsidRPr="002D23CD">
        <w:rPr>
          <w:rStyle w:val="CommentReference"/>
          <w:lang w:val="hu-HU"/>
        </w:rPr>
        <w:commentReference w:id="14"/>
      </w:r>
      <w:r w:rsidR="005D3931" w:rsidRPr="002D23CD">
        <w:rPr>
          <w:lang w:val="hu-HU"/>
        </w:rPr>
        <w:t>:</w:t>
      </w:r>
    </w:p>
    <w:p w14:paraId="4FFE8365" w14:textId="77777777" w:rsidR="005100CF" w:rsidRPr="002D23CD" w:rsidRDefault="005100CF" w:rsidP="005D0813">
      <w:pPr>
        <w:jc w:val="both"/>
        <w:rPr>
          <w:lang w:val="hu-HU"/>
        </w:rPr>
      </w:pPr>
    </w:p>
    <w:p w14:paraId="0F424E71" w14:textId="4D6CAF4E" w:rsidR="005100CF" w:rsidRPr="002D23CD" w:rsidRDefault="005100CF" w:rsidP="005D0813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5D8E3227" wp14:editId="778A3A81">
            <wp:extent cx="1712364" cy="24000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8.21.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662" cy="24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F73C" w14:textId="77777777" w:rsidR="00DE0B66" w:rsidRPr="002D23CD" w:rsidRDefault="00DE0B66" w:rsidP="005D0813">
      <w:pPr>
        <w:jc w:val="both"/>
        <w:rPr>
          <w:lang w:val="hu-HU"/>
        </w:rPr>
      </w:pPr>
    </w:p>
    <w:p w14:paraId="1B53C0CF" w14:textId="025A57B1" w:rsidR="005D3931" w:rsidRPr="002D23CD" w:rsidRDefault="005D3931" w:rsidP="00F241F7">
      <w:pPr>
        <w:jc w:val="both"/>
        <w:rPr>
          <w:lang w:val="hu-HU"/>
        </w:rPr>
      </w:pPr>
      <w:r w:rsidRPr="002D23CD">
        <w:rPr>
          <w:lang w:val="hu-HU"/>
        </w:rPr>
        <w:t>Ha rákattintunk egy elhalványított kényszerre, látjuk, hogy nincs installálva:</w:t>
      </w:r>
    </w:p>
    <w:p w14:paraId="4EC54E51" w14:textId="77777777" w:rsidR="005D3931" w:rsidRPr="002D23CD" w:rsidRDefault="005D3931" w:rsidP="00F241F7">
      <w:pPr>
        <w:jc w:val="both"/>
        <w:rPr>
          <w:lang w:val="hu-HU"/>
        </w:rPr>
      </w:pPr>
    </w:p>
    <w:p w14:paraId="5EE2C1BE" w14:textId="06A08EE6" w:rsidR="005D3931" w:rsidRPr="002D23CD" w:rsidRDefault="005D3931" w:rsidP="00F241F7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5896C048" wp14:editId="7E1FEC58">
            <wp:extent cx="1712364" cy="35730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8.39.5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364" cy="3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D2FD" w14:textId="77777777" w:rsidR="005D3931" w:rsidRPr="002D23CD" w:rsidRDefault="005D3931" w:rsidP="00F241F7">
      <w:pPr>
        <w:jc w:val="both"/>
        <w:rPr>
          <w:lang w:val="hu-HU"/>
        </w:rPr>
      </w:pPr>
    </w:p>
    <w:p w14:paraId="5219D46A" w14:textId="50002771" w:rsidR="00A75F7C" w:rsidRPr="002D23CD" w:rsidRDefault="00BD51A6" w:rsidP="00F241F7">
      <w:pPr>
        <w:jc w:val="both"/>
        <w:rPr>
          <w:lang w:val="hu-HU"/>
        </w:rPr>
      </w:pPr>
      <w:r>
        <w:rPr>
          <w:lang w:val="hu-HU"/>
        </w:rPr>
        <w:t xml:space="preserve">Módosítsuk a view-t az egérrel, az alját húzzuk le a szülő széléig, a szélességét pedig csökkentsük le. </w:t>
      </w:r>
      <w:r w:rsidR="005100CF" w:rsidRPr="002D23CD">
        <w:rPr>
          <w:lang w:val="hu-HU"/>
        </w:rPr>
        <w:t xml:space="preserve">Az alját rögzítsük a szülő nézet aljához, a szélessége meg legyen </w:t>
      </w:r>
      <w:r w:rsidR="001469E0" w:rsidRPr="002D23CD">
        <w:rPr>
          <w:lang w:val="hu-HU"/>
        </w:rPr>
        <w:t>a szülő nézet 0.7-szerese.</w:t>
      </w:r>
      <w:r w:rsidR="005D3931" w:rsidRPr="002D23CD">
        <w:rPr>
          <w:lang w:val="hu-HU"/>
        </w:rPr>
        <w:t xml:space="preserve"> Ha egy frissen hozzáadott kényszerre kattintunk a tulajdonságainál látjuk, hogy csak erre a méretosztályra van installálva:</w:t>
      </w:r>
    </w:p>
    <w:p w14:paraId="0142B9E9" w14:textId="77777777" w:rsidR="005D3931" w:rsidRPr="002D23CD" w:rsidRDefault="005D3931" w:rsidP="00F241F7">
      <w:pPr>
        <w:jc w:val="both"/>
        <w:rPr>
          <w:lang w:val="hu-HU"/>
        </w:rPr>
      </w:pPr>
    </w:p>
    <w:p w14:paraId="535FC2B8" w14:textId="60CE87A8" w:rsidR="005D3931" w:rsidRPr="002D23CD" w:rsidRDefault="005D3931" w:rsidP="00F241F7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6E372067" wp14:editId="7987F84D">
            <wp:extent cx="1712364" cy="32487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8.40.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364" cy="3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AAE9" w14:textId="77777777" w:rsidR="001469E0" w:rsidRPr="002D23CD" w:rsidRDefault="001469E0" w:rsidP="00F241F7">
      <w:pPr>
        <w:jc w:val="both"/>
        <w:rPr>
          <w:lang w:val="hu-HU"/>
        </w:rPr>
      </w:pPr>
    </w:p>
    <w:p w14:paraId="0563458E" w14:textId="4314A5D3" w:rsidR="001469E0" w:rsidRPr="002D23CD" w:rsidRDefault="005D3931" w:rsidP="00F241F7">
      <w:pPr>
        <w:jc w:val="both"/>
        <w:rPr>
          <w:lang w:val="hu-HU"/>
        </w:rPr>
      </w:pPr>
      <w:r w:rsidRPr="002D23CD">
        <w:rPr>
          <w:lang w:val="hu-HU"/>
        </w:rPr>
        <w:t xml:space="preserve">Az </w:t>
      </w:r>
      <w:r w:rsidR="002D23CD">
        <w:rPr>
          <w:lang w:val="hu-HU"/>
        </w:rPr>
        <w:t>I</w:t>
      </w:r>
      <w:r w:rsidRPr="002D23CD">
        <w:rPr>
          <w:lang w:val="hu-HU"/>
        </w:rPr>
        <w:t>mage</w:t>
      </w:r>
      <w:r w:rsidR="002D23CD">
        <w:rPr>
          <w:lang w:val="hu-HU"/>
        </w:rPr>
        <w:t xml:space="preserve"> </w:t>
      </w:r>
      <w:r w:rsidRPr="002D23CD">
        <w:rPr>
          <w:lang w:val="hu-HU"/>
        </w:rPr>
        <w:t xml:space="preserve">View-n töröljük </w:t>
      </w:r>
      <w:r w:rsidR="001469E0" w:rsidRPr="002D23CD">
        <w:rPr>
          <w:lang w:val="hu-HU"/>
        </w:rPr>
        <w:t>a bal oldali kényszert, továbbá a tetejének a rögzítését is backspace-szel:</w:t>
      </w:r>
    </w:p>
    <w:p w14:paraId="5B006563" w14:textId="77777777" w:rsidR="001469E0" w:rsidRPr="002D23CD" w:rsidRDefault="001469E0" w:rsidP="00F241F7">
      <w:pPr>
        <w:jc w:val="both"/>
        <w:rPr>
          <w:lang w:val="hu-HU"/>
        </w:rPr>
      </w:pPr>
    </w:p>
    <w:p w14:paraId="47E695FF" w14:textId="009D7BCE" w:rsidR="005100CF" w:rsidRPr="002D23CD" w:rsidRDefault="001469E0" w:rsidP="00F241F7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34A3479B" wp14:editId="66E74A07">
            <wp:extent cx="1859700" cy="2284356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8.29.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700" cy="228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D62B" w14:textId="77777777" w:rsidR="001469E0" w:rsidRPr="002D23CD" w:rsidRDefault="001469E0" w:rsidP="00F241F7">
      <w:pPr>
        <w:jc w:val="both"/>
        <w:rPr>
          <w:lang w:val="hu-HU"/>
        </w:rPr>
      </w:pPr>
    </w:p>
    <w:p w14:paraId="4498117A" w14:textId="64A85AD2" w:rsidR="001469E0" w:rsidRPr="002D23CD" w:rsidRDefault="001469E0" w:rsidP="00F241F7">
      <w:pPr>
        <w:jc w:val="both"/>
        <w:rPr>
          <w:lang w:val="hu-HU"/>
        </w:rPr>
      </w:pPr>
      <w:r w:rsidRPr="002D23CD">
        <w:rPr>
          <w:lang w:val="hu-HU"/>
        </w:rPr>
        <w:t>Majd adjuk hozzá a szülő nézet tetejétől mért 0 távolság kényszert, a bal oldalát pedig rögzítsük 0 távolságra a mellette lévő View-tól.</w:t>
      </w:r>
    </w:p>
    <w:p w14:paraId="0B3C8685" w14:textId="77777777" w:rsidR="001469E0" w:rsidRPr="002D23CD" w:rsidRDefault="001469E0" w:rsidP="00F241F7">
      <w:pPr>
        <w:jc w:val="both"/>
        <w:rPr>
          <w:lang w:val="hu-HU"/>
        </w:rPr>
      </w:pPr>
    </w:p>
    <w:p w14:paraId="2C01563D" w14:textId="35697A2A" w:rsidR="001469E0" w:rsidRPr="002D23CD" w:rsidRDefault="001469E0" w:rsidP="00F241F7">
      <w:pPr>
        <w:jc w:val="both"/>
        <w:rPr>
          <w:lang w:val="hu-HU"/>
        </w:rPr>
      </w:pPr>
      <w:r w:rsidRPr="002D23CD">
        <w:rPr>
          <w:lang w:val="hu-HU"/>
        </w:rPr>
        <w:t>Egy Update Frames hívása után a következőt kell látnunk:</w:t>
      </w:r>
    </w:p>
    <w:p w14:paraId="1C7E5401" w14:textId="77777777" w:rsidR="001469E0" w:rsidRPr="002D23CD" w:rsidRDefault="001469E0" w:rsidP="00F241F7">
      <w:pPr>
        <w:jc w:val="both"/>
        <w:rPr>
          <w:lang w:val="hu-HU"/>
        </w:rPr>
      </w:pPr>
    </w:p>
    <w:p w14:paraId="2A8061E5" w14:textId="37F96DB5" w:rsidR="001469E0" w:rsidRPr="002D23CD" w:rsidRDefault="001469E0" w:rsidP="00F241F7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76F283C1" wp14:editId="11B2D06D">
            <wp:extent cx="5270500" cy="2759710"/>
            <wp:effectExtent l="0" t="0" r="1270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8.33.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5D1B" w14:textId="77777777" w:rsidR="001469E0" w:rsidRPr="002D23CD" w:rsidRDefault="001469E0" w:rsidP="00F241F7">
      <w:pPr>
        <w:jc w:val="both"/>
        <w:rPr>
          <w:lang w:val="hu-HU"/>
        </w:rPr>
      </w:pPr>
    </w:p>
    <w:p w14:paraId="4C7C3913" w14:textId="0A2A673F" w:rsidR="005D3931" w:rsidRPr="002D23CD" w:rsidRDefault="001469E0" w:rsidP="00F241F7">
      <w:pPr>
        <w:jc w:val="both"/>
        <w:rPr>
          <w:lang w:val="hu-HU"/>
        </w:rPr>
      </w:pPr>
      <w:r w:rsidRPr="002D23CD">
        <w:rPr>
          <w:lang w:val="hu-HU"/>
        </w:rPr>
        <w:t>Ellenőr</w:t>
      </w:r>
      <w:r w:rsidR="002D23CD">
        <w:rPr>
          <w:lang w:val="hu-HU"/>
        </w:rPr>
        <w:t>i</w:t>
      </w:r>
      <w:r w:rsidR="005D3931" w:rsidRPr="002D23CD">
        <w:rPr>
          <w:lang w:val="hu-HU"/>
        </w:rPr>
        <w:t xml:space="preserve">zzük az eredményt a Preview-ban különböző szimulátorok elforgatásával. Váltunk vissza any x any méret osztályba és ellenőrízzük a kényszereket a </w:t>
      </w:r>
      <w:commentRangeStart w:id="15"/>
      <w:r w:rsidR="005D3931" w:rsidRPr="002D23CD">
        <w:rPr>
          <w:lang w:val="hu-HU"/>
        </w:rPr>
        <w:t>Document Outline</w:t>
      </w:r>
      <w:commentRangeEnd w:id="15"/>
      <w:r w:rsidR="005D3931" w:rsidRPr="002D23CD">
        <w:rPr>
          <w:rStyle w:val="CommentReference"/>
          <w:lang w:val="hu-HU"/>
        </w:rPr>
        <w:commentReference w:id="15"/>
      </w:r>
      <w:r w:rsidR="005D3931" w:rsidRPr="002D23CD">
        <w:rPr>
          <w:lang w:val="hu-HU"/>
        </w:rPr>
        <w:t>-ban, mind pedig az egyes View-k esetében.</w:t>
      </w:r>
    </w:p>
    <w:p w14:paraId="63B12E65" w14:textId="77777777" w:rsidR="005D3931" w:rsidRPr="002D23CD" w:rsidRDefault="005D3931" w:rsidP="00F241F7">
      <w:pPr>
        <w:jc w:val="both"/>
        <w:rPr>
          <w:lang w:val="hu-HU"/>
        </w:rPr>
      </w:pPr>
    </w:p>
    <w:p w14:paraId="3677E697" w14:textId="17C79C54" w:rsidR="009C002F" w:rsidRPr="002D23CD" w:rsidRDefault="009C002F" w:rsidP="00F241F7">
      <w:pPr>
        <w:jc w:val="both"/>
        <w:rPr>
          <w:lang w:val="hu-HU"/>
        </w:rPr>
      </w:pPr>
      <w:r w:rsidRPr="002D23CD">
        <w:rPr>
          <w:lang w:val="hu-HU"/>
        </w:rPr>
        <w:t xml:space="preserve">Adjunk hozzá egy labelt a View-hoz, rendezzük középre, állítsunk be 45-ös méretű </w:t>
      </w:r>
      <w:r w:rsidRPr="00B617A3">
        <w:rPr>
          <w:i/>
          <w:iCs/>
          <w:lang w:val="hu-HU"/>
        </w:rPr>
        <w:t>Helvetica Neue Thin</w:t>
      </w:r>
      <w:r w:rsidRPr="002D23CD">
        <w:rPr>
          <w:lang w:val="hu-HU"/>
        </w:rPr>
        <w:t xml:space="preserve"> betűtípust, a szöveget pedig írjuk át "Teodózia napja van."-ra:</w:t>
      </w:r>
    </w:p>
    <w:p w14:paraId="5C550181" w14:textId="77777777" w:rsidR="009C002F" w:rsidRPr="002D23CD" w:rsidRDefault="009C002F" w:rsidP="00F241F7">
      <w:pPr>
        <w:jc w:val="both"/>
        <w:rPr>
          <w:lang w:val="hu-HU"/>
        </w:rPr>
      </w:pPr>
    </w:p>
    <w:p w14:paraId="5F2BBC17" w14:textId="27558F31" w:rsidR="009C002F" w:rsidRPr="002D23CD" w:rsidRDefault="009C002F" w:rsidP="00F241F7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1863223F" wp14:editId="71E2D751">
            <wp:extent cx="2290887" cy="2023709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8.48.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887" cy="2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2D52" w14:textId="77777777" w:rsidR="009C002F" w:rsidRPr="002D23CD" w:rsidRDefault="009C002F" w:rsidP="00F241F7">
      <w:pPr>
        <w:jc w:val="both"/>
        <w:rPr>
          <w:lang w:val="hu-HU"/>
        </w:rPr>
      </w:pPr>
    </w:p>
    <w:p w14:paraId="5BB332B1" w14:textId="60A96F30" w:rsidR="009C002F" w:rsidRPr="002D23CD" w:rsidRDefault="009C002F" w:rsidP="00F241F7">
      <w:pPr>
        <w:jc w:val="both"/>
        <w:rPr>
          <w:lang w:val="hu-HU"/>
        </w:rPr>
      </w:pPr>
      <w:r w:rsidRPr="002D23CD">
        <w:rPr>
          <w:lang w:val="hu-HU"/>
        </w:rPr>
        <w:t>A preview-ban láthatjuk, hogy iPhone portait-ban ez túl nagy betűtípus, míg az iPad esetében túl kicsi.</w:t>
      </w:r>
    </w:p>
    <w:p w14:paraId="6E472A31" w14:textId="77777777" w:rsidR="009C002F" w:rsidRPr="002D23CD" w:rsidRDefault="009C002F" w:rsidP="00F241F7">
      <w:pPr>
        <w:jc w:val="both"/>
        <w:rPr>
          <w:lang w:val="hu-HU"/>
        </w:rPr>
      </w:pPr>
    </w:p>
    <w:p w14:paraId="78B67608" w14:textId="5FC4FE15" w:rsidR="009C002F" w:rsidRPr="002D23CD" w:rsidRDefault="009C002F" w:rsidP="00F241F7">
      <w:pPr>
        <w:jc w:val="both"/>
        <w:rPr>
          <w:lang w:val="hu-HU"/>
        </w:rPr>
      </w:pPr>
      <w:r w:rsidRPr="002D23CD">
        <w:rPr>
          <w:lang w:val="hu-HU"/>
        </w:rPr>
        <w:t>Kattintsu</w:t>
      </w:r>
      <w:r w:rsidR="001A3B2C" w:rsidRPr="002D23CD">
        <w:rPr>
          <w:lang w:val="hu-HU"/>
        </w:rPr>
        <w:t xml:space="preserve">nk a font melletti plusz </w:t>
      </w:r>
      <w:commentRangeStart w:id="16"/>
      <w:r w:rsidR="001A3B2C" w:rsidRPr="002D23CD">
        <w:rPr>
          <w:lang w:val="hu-HU"/>
        </w:rPr>
        <w:t>ikonra</w:t>
      </w:r>
      <w:commentRangeEnd w:id="16"/>
      <w:r w:rsidR="001A3B2C" w:rsidRPr="002D23CD">
        <w:rPr>
          <w:rStyle w:val="CommentReference"/>
          <w:lang w:val="hu-HU"/>
        </w:rPr>
        <w:commentReference w:id="16"/>
      </w:r>
      <w:r w:rsidR="001A3B2C" w:rsidRPr="002D23CD">
        <w:rPr>
          <w:lang w:val="hu-HU"/>
        </w:rPr>
        <w:t xml:space="preserve"> és adjunk hozzá az iPad és az iPhone port</w:t>
      </w:r>
      <w:r w:rsidR="6CEDE768" w:rsidRPr="002D23CD">
        <w:rPr>
          <w:lang w:val="hu-HU"/>
        </w:rPr>
        <w:t>ait</w:t>
      </w:r>
      <w:r w:rsidR="001A3B2C" w:rsidRPr="002D23CD">
        <w:rPr>
          <w:lang w:val="hu-HU"/>
        </w:rPr>
        <w:t xml:space="preserve"> esetében két hasonló stílusú, de eltérő méretű fontot (35 és 90).</w:t>
      </w:r>
    </w:p>
    <w:p w14:paraId="448B8493" w14:textId="77777777" w:rsidR="001A3B2C" w:rsidRPr="002D23CD" w:rsidRDefault="001A3B2C" w:rsidP="00F241F7">
      <w:pPr>
        <w:jc w:val="both"/>
        <w:rPr>
          <w:lang w:val="hu-HU"/>
        </w:rPr>
      </w:pPr>
    </w:p>
    <w:p w14:paraId="6FA29A29" w14:textId="612AA877" w:rsidR="001A3B2C" w:rsidRPr="002D23CD" w:rsidRDefault="001A3B2C" w:rsidP="00F241F7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3C8DC588" wp14:editId="46ED55CD">
            <wp:extent cx="1772488" cy="1142424"/>
            <wp:effectExtent l="0" t="0" r="571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8.58.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71" cy="11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372" w14:textId="77777777" w:rsidR="001A3B2C" w:rsidRPr="002D23CD" w:rsidRDefault="001A3B2C" w:rsidP="00F241F7">
      <w:pPr>
        <w:jc w:val="both"/>
        <w:rPr>
          <w:lang w:val="hu-HU"/>
        </w:rPr>
      </w:pPr>
    </w:p>
    <w:p w14:paraId="18275D20" w14:textId="3A73056C" w:rsidR="009740CA" w:rsidRPr="002D23CD" w:rsidRDefault="00F749BA" w:rsidP="00F241F7">
      <w:pPr>
        <w:jc w:val="both"/>
        <w:rPr>
          <w:lang w:val="hu-HU"/>
        </w:rPr>
      </w:pPr>
      <w:r w:rsidRPr="002D23CD">
        <w:rPr>
          <w:lang w:val="hu-HU"/>
        </w:rPr>
        <w:t xml:space="preserve">Láthatóan az iPad kijelzőn </w:t>
      </w:r>
      <w:r w:rsidR="001A3B2C" w:rsidRPr="002D23CD">
        <w:rPr>
          <w:lang w:val="hu-HU"/>
        </w:rPr>
        <w:t xml:space="preserve">van még hely, tegyünk be egy képet szöveg felé! </w:t>
      </w:r>
    </w:p>
    <w:p w14:paraId="79909362" w14:textId="77777777" w:rsidR="001A3B2C" w:rsidRPr="002D23CD" w:rsidRDefault="001A3B2C" w:rsidP="00F241F7">
      <w:pPr>
        <w:jc w:val="both"/>
        <w:rPr>
          <w:lang w:val="hu-HU"/>
        </w:rPr>
      </w:pPr>
    </w:p>
    <w:p w14:paraId="4BEC73DA" w14:textId="2C010B8C" w:rsidR="001A3B2C" w:rsidRPr="002D23CD" w:rsidRDefault="001A3B2C" w:rsidP="00F241F7">
      <w:pPr>
        <w:jc w:val="both"/>
        <w:rPr>
          <w:lang w:val="hu-HU"/>
        </w:rPr>
      </w:pPr>
      <w:r w:rsidRPr="002D23CD">
        <w:rPr>
          <w:lang w:val="hu-HU"/>
        </w:rPr>
        <w:t xml:space="preserve">Váltsunk át </w:t>
      </w:r>
      <w:r w:rsidRPr="00B617A3">
        <w:rPr>
          <w:i/>
          <w:lang w:val="hu-HU"/>
        </w:rPr>
        <w:t>Regular x Regular</w:t>
      </w:r>
      <w:r w:rsidRPr="002D23CD">
        <w:rPr>
          <w:lang w:val="hu-HU"/>
        </w:rPr>
        <w:t xml:space="preserve"> size class-be és tegyünk be egy ImageView-t a szöveg fölé, rendezzük középre, a méretét rögzítsük </w:t>
      </w:r>
      <w:r w:rsidR="0078446B">
        <w:rPr>
          <w:lang w:val="hu-HU"/>
        </w:rPr>
        <w:t>9</w:t>
      </w:r>
      <w:r w:rsidRPr="002D23CD">
        <w:rPr>
          <w:lang w:val="hu-HU"/>
        </w:rPr>
        <w:t xml:space="preserve">0 x </w:t>
      </w:r>
      <w:r w:rsidR="0078446B">
        <w:rPr>
          <w:lang w:val="hu-HU"/>
        </w:rPr>
        <w:t>9</w:t>
      </w:r>
      <w:r w:rsidRPr="002D23CD">
        <w:rPr>
          <w:lang w:val="hu-HU"/>
        </w:rPr>
        <w:t xml:space="preserve">0-as a kép és a </w:t>
      </w:r>
      <w:r w:rsidR="004A6226" w:rsidRPr="002D23CD">
        <w:rPr>
          <w:lang w:val="hu-HU"/>
        </w:rPr>
        <w:t>szöveg közötti távolság legyen 0.</w:t>
      </w:r>
    </w:p>
    <w:p w14:paraId="7E206961" w14:textId="77777777" w:rsidR="004A6226" w:rsidRPr="002D23CD" w:rsidRDefault="004A6226" w:rsidP="00F241F7">
      <w:pPr>
        <w:jc w:val="both"/>
        <w:rPr>
          <w:lang w:val="hu-HU"/>
        </w:rPr>
      </w:pPr>
    </w:p>
    <w:p w14:paraId="3C77A8D2" w14:textId="3843EACC" w:rsidR="004A6226" w:rsidRPr="002D23CD" w:rsidRDefault="004A6226" w:rsidP="00F241F7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20936C9A" wp14:editId="3F5A9211">
            <wp:extent cx="3112306" cy="2849447"/>
            <wp:effectExtent l="0" t="0" r="1206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9.06.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306" cy="28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709E" w14:textId="77777777" w:rsidR="004A6226" w:rsidRPr="002D23CD" w:rsidRDefault="004A6226" w:rsidP="00F241F7">
      <w:pPr>
        <w:jc w:val="both"/>
        <w:rPr>
          <w:lang w:val="hu-HU"/>
        </w:rPr>
      </w:pPr>
    </w:p>
    <w:p w14:paraId="42C71A17" w14:textId="235454FB" w:rsidR="004A6226" w:rsidRPr="002D23CD" w:rsidRDefault="004A6226" w:rsidP="00F241F7">
      <w:pPr>
        <w:jc w:val="both"/>
        <w:rPr>
          <w:lang w:val="hu-HU"/>
        </w:rPr>
      </w:pPr>
      <w:r w:rsidRPr="002D23CD">
        <w:rPr>
          <w:lang w:val="hu-HU"/>
        </w:rPr>
        <w:t>Ellenőr</w:t>
      </w:r>
      <w:r w:rsidR="002D23CD">
        <w:rPr>
          <w:lang w:val="hu-HU"/>
        </w:rPr>
        <w:t>i</w:t>
      </w:r>
      <w:r w:rsidRPr="002D23CD">
        <w:rPr>
          <w:lang w:val="hu-HU"/>
        </w:rPr>
        <w:t>zzük le a Preview-ban, hogy az iPaden valóban megjelenik majd a kép, de a többi eszközön nem.</w:t>
      </w:r>
    </w:p>
    <w:p w14:paraId="3D0E167F" w14:textId="77777777" w:rsidR="004A6226" w:rsidRPr="002D23CD" w:rsidRDefault="004A6226" w:rsidP="00F241F7">
      <w:pPr>
        <w:jc w:val="both"/>
        <w:rPr>
          <w:lang w:val="hu-HU"/>
        </w:rPr>
      </w:pPr>
    </w:p>
    <w:p w14:paraId="6F77C2A4" w14:textId="02C06CDE" w:rsidR="004A6226" w:rsidRPr="002D23CD" w:rsidRDefault="004A6226" w:rsidP="00F241F7">
      <w:pPr>
        <w:jc w:val="both"/>
        <w:rPr>
          <w:lang w:val="hu-HU"/>
        </w:rPr>
      </w:pPr>
      <w:r w:rsidRPr="002D23CD">
        <w:rPr>
          <w:lang w:val="hu-HU"/>
        </w:rPr>
        <w:t xml:space="preserve">Landscape módban célszerűbb lenne egy magasabb képet használni. Váltsunk át a image assets mappába és a TransparentWoman kép tulajdonságainál állítsuk be, hogy külön képet akarunk megadni a </w:t>
      </w:r>
      <w:r w:rsidR="0078446B">
        <w:rPr>
          <w:lang w:val="hu-HU"/>
        </w:rPr>
        <w:t>Any</w:t>
      </w:r>
      <w:r w:rsidRPr="002D23CD">
        <w:rPr>
          <w:lang w:val="hu-HU"/>
        </w:rPr>
        <w:t xml:space="preserve"> x </w:t>
      </w:r>
      <w:r w:rsidR="0078446B">
        <w:rPr>
          <w:lang w:val="hu-HU"/>
        </w:rPr>
        <w:t>Compact</w:t>
      </w:r>
      <w:r w:rsidRPr="002D23CD">
        <w:rPr>
          <w:lang w:val="hu-HU"/>
        </w:rPr>
        <w:t xml:space="preserve"> méretosztályhoz:</w:t>
      </w:r>
    </w:p>
    <w:p w14:paraId="0EB28F3A" w14:textId="77777777" w:rsidR="004A6226" w:rsidRPr="002D23CD" w:rsidRDefault="004A6226" w:rsidP="00F241F7">
      <w:pPr>
        <w:jc w:val="both"/>
        <w:rPr>
          <w:lang w:val="hu-HU"/>
        </w:rPr>
      </w:pPr>
    </w:p>
    <w:p w14:paraId="2C8772EA" w14:textId="18A37F3C" w:rsidR="004A6226" w:rsidRPr="002D23CD" w:rsidRDefault="004A6226" w:rsidP="00F241F7">
      <w:pPr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5354E74E" wp14:editId="2018ADF0">
            <wp:extent cx="1598064" cy="1200103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7 at 19.14.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064" cy="12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5849" w14:textId="77777777" w:rsidR="004A6226" w:rsidRPr="002D23CD" w:rsidRDefault="004A6226" w:rsidP="00F241F7">
      <w:pPr>
        <w:jc w:val="both"/>
        <w:rPr>
          <w:lang w:val="hu-HU"/>
        </w:rPr>
      </w:pPr>
    </w:p>
    <w:p w14:paraId="6DD59A84" w14:textId="35B7FD98" w:rsidR="004A6226" w:rsidRPr="002D23CD" w:rsidRDefault="004A6226" w:rsidP="00F241F7">
      <w:pPr>
        <w:jc w:val="both"/>
        <w:rPr>
          <w:lang w:val="hu-HU"/>
        </w:rPr>
      </w:pPr>
      <w:r w:rsidRPr="002D23CD">
        <w:rPr>
          <w:lang w:val="hu-HU"/>
        </w:rPr>
        <w:t xml:space="preserve">A </w:t>
      </w:r>
      <w:r w:rsidR="0000331A" w:rsidRPr="002D23CD">
        <w:rPr>
          <w:lang w:val="hu-HU"/>
        </w:rPr>
        <w:t>[</w:t>
      </w:r>
      <w:r w:rsidR="00BB3875">
        <w:rPr>
          <w:lang w:val="hu-HU"/>
        </w:rPr>
        <w:t>*</w:t>
      </w:r>
      <w:r w:rsidR="00673541" w:rsidRPr="002D23CD">
        <w:rPr>
          <w:lang w:val="hu-HU"/>
        </w:rPr>
        <w:t xml:space="preserve"> -]-gal jelölt Any x Compact méreosztályhoz tartozó</w:t>
      </w:r>
      <w:ins w:id="17" w:author="Microsoft Office User" w:date="2015-11-04T21:28:00Z">
        <w:r w:rsidR="002077C1">
          <w:rPr>
            <w:lang w:val="hu-HU"/>
          </w:rPr>
          <w:t xml:space="preserve"> </w:t>
        </w:r>
      </w:ins>
      <w:del w:id="18" w:author="Microsoft Office User" w:date="2015-11-04T21:28:00Z">
        <w:r w:rsidR="00673541" w:rsidRPr="002D23CD" w:rsidDel="002077C1">
          <w:rPr>
            <w:lang w:val="hu-HU"/>
          </w:rPr>
          <w:delText xml:space="preserve"> </w:delText>
        </w:r>
        <w:r w:rsidR="00AB305E" w:rsidDel="002077C1">
          <w:rPr>
            <w:lang w:val="hu-HU"/>
          </w:rPr>
          <w:delText xml:space="preserve">2x </w:delText>
        </w:r>
      </w:del>
      <w:r w:rsidR="00673541" w:rsidRPr="002D23CD">
        <w:rPr>
          <w:lang w:val="hu-HU"/>
        </w:rPr>
        <w:t>hely</w:t>
      </w:r>
      <w:ins w:id="19" w:author="Microsoft Office User" w:date="2015-11-04T21:28:00Z">
        <w:r w:rsidR="002077C1">
          <w:rPr>
            <w:lang w:val="hu-HU"/>
          </w:rPr>
          <w:t>ek</w:t>
        </w:r>
      </w:ins>
      <w:r w:rsidR="00673541" w:rsidRPr="002D23CD">
        <w:rPr>
          <w:lang w:val="hu-HU"/>
        </w:rPr>
        <w:t>re húzzuk be a GirlWithHate képet és ellenőr</w:t>
      </w:r>
      <w:r w:rsidR="002D23CD">
        <w:rPr>
          <w:lang w:val="hu-HU"/>
        </w:rPr>
        <w:t>i</w:t>
      </w:r>
      <w:r w:rsidR="00673541" w:rsidRPr="002D23CD">
        <w:rPr>
          <w:lang w:val="hu-HU"/>
        </w:rPr>
        <w:t>zzük szimulátorban</w:t>
      </w:r>
      <w:ins w:id="20" w:author="Microsoft Office User" w:date="2015-11-04T21:28:00Z">
        <w:r w:rsidR="002077C1">
          <w:rPr>
            <w:lang w:val="hu-HU"/>
          </w:rPr>
          <w:t>(!)</w:t>
        </w:r>
      </w:ins>
      <w:r w:rsidR="00673541" w:rsidRPr="002D23CD">
        <w:rPr>
          <w:lang w:val="hu-HU"/>
        </w:rPr>
        <w:t xml:space="preserve"> az eredményt:</w:t>
      </w:r>
    </w:p>
    <w:p w14:paraId="5361FD38" w14:textId="77777777" w:rsidR="00673541" w:rsidRPr="002D23CD" w:rsidRDefault="00673541" w:rsidP="00F241F7">
      <w:pPr>
        <w:jc w:val="both"/>
        <w:rPr>
          <w:lang w:val="hu-HU"/>
        </w:rPr>
      </w:pPr>
    </w:p>
    <w:p w14:paraId="2EF3E280" w14:textId="4093B1A8" w:rsidR="00673541" w:rsidRPr="002D23CD" w:rsidRDefault="00673541" w:rsidP="00673541">
      <w:pPr>
        <w:tabs>
          <w:tab w:val="left" w:pos="6804"/>
        </w:tabs>
        <w:jc w:val="both"/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7D13531E" wp14:editId="6B73BB42">
            <wp:extent cx="3769764" cy="2123785"/>
            <wp:effectExtent l="0" t="0" r="0" b="1016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 Simulator Screen Shot 27 Mar 2015 19.21.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764" cy="21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3C73" w14:textId="77777777" w:rsidR="004A6226" w:rsidRPr="002D23CD" w:rsidRDefault="004A6226" w:rsidP="00F241F7">
      <w:pPr>
        <w:jc w:val="both"/>
        <w:rPr>
          <w:lang w:val="hu-HU"/>
        </w:rPr>
      </w:pPr>
    </w:p>
    <w:p w14:paraId="4F814AD6" w14:textId="4F7568B9" w:rsidR="00C02F41" w:rsidRPr="002D23CD" w:rsidRDefault="00C02F41" w:rsidP="00C02F41">
      <w:pPr>
        <w:pStyle w:val="Heading2"/>
        <w:rPr>
          <w:lang w:val="hu-HU"/>
        </w:rPr>
      </w:pPr>
      <w:r w:rsidRPr="002D23CD">
        <w:rPr>
          <w:lang w:val="hu-HU"/>
        </w:rPr>
        <w:t>Több névnap egy napon - SplitViewController</w:t>
      </w:r>
    </w:p>
    <w:p w14:paraId="1F67CD22" w14:textId="77777777" w:rsidR="00C02F41" w:rsidRPr="002D23CD" w:rsidRDefault="00C02F41" w:rsidP="00C02F41">
      <w:pPr>
        <w:rPr>
          <w:lang w:val="hu-HU"/>
        </w:rPr>
      </w:pPr>
    </w:p>
    <w:p w14:paraId="01541638" w14:textId="37390ED5" w:rsidR="00724B6E" w:rsidRPr="002D23CD" w:rsidRDefault="00BB3875" w:rsidP="00C02F41">
      <w:pPr>
        <w:rPr>
          <w:lang w:val="hu-HU"/>
        </w:rPr>
      </w:pPr>
      <w:r>
        <w:rPr>
          <w:lang w:val="hu-HU"/>
        </w:rPr>
        <w:t xml:space="preserve">Adjuk hozzá a projekthez a Names.plist fájlt. </w:t>
      </w:r>
      <w:r w:rsidR="00724B6E" w:rsidRPr="002D23CD">
        <w:rPr>
          <w:lang w:val="hu-HU"/>
        </w:rPr>
        <w:t>Vegyünk fel egy NameHandler singleton osztályt, ami az adott nap névnapjait fogja visszaadni:</w:t>
      </w:r>
    </w:p>
    <w:p w14:paraId="1A3E4517" w14:textId="77777777" w:rsidR="00724B6E" w:rsidRPr="002D23CD" w:rsidRDefault="00724B6E" w:rsidP="00C02F41">
      <w:pPr>
        <w:rPr>
          <w:lang w:val="hu-HU"/>
        </w:rPr>
      </w:pPr>
    </w:p>
    <w:p w14:paraId="644AABE4" w14:textId="621CEE51" w:rsidR="00724B6E" w:rsidRPr="002D23CD" w:rsidRDefault="00C25EF4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0AEF7571" wp14:editId="1F7925A0">
                <wp:extent cx="5257800" cy="1739900"/>
                <wp:effectExtent l="0" t="0" r="0" b="12700"/>
                <wp:docPr id="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F5197" w14:textId="77777777" w:rsidR="00AB305E" w:rsidRPr="000B75B2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lang w:val="hu-HU"/>
                                <w:rPrChange w:id="21" w:author="Blázovics László" w:date="2015-11-05T10:47:00Z">
                                  <w:rPr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import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UIKit</w:t>
                            </w:r>
                            <w:bookmarkStart w:id="22" w:name="_GoBack"/>
                            <w:bookmarkEnd w:id="22"/>
                          </w:p>
                          <w:p w14:paraId="1859C47B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6D3661E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private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handler =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NameHandler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37017905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E8C92C7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class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NameHandler: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NSObject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01E7AD98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FFB56C5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names : [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AnyObject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]?</w:t>
                            </w:r>
                          </w:p>
                          <w:p w14:paraId="583C8009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408BA27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class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sharedInstance :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NameHandler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7DDA3EAF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return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handler</w:t>
                            </w:r>
                          </w:p>
                          <w:p w14:paraId="38A3BB95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C600E47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C10C11E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init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  <w:p w14:paraId="79CD512B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super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init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54AFE471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7ADBACC5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path =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NSBundle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mainBundle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pathForResource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"Names"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ofType: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"plist"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8800D15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names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NSArray</w:t>
                            </w: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(contentsOfFile: path!)!</w:t>
                            </w:r>
                          </w:p>
                          <w:p w14:paraId="4382C0DC" w14:textId="77777777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C11E764" w14:textId="0A2D96C9" w:rsidR="00AB305E" w:rsidRPr="00C25EF4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25EF4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EF7571" id="Text Box 7" o:spid="_x0000_s1027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PYIvgIAAOwFAAAOAAAAZHJzL2Uyb0RvYy54bWysVFtP2zAUfp+0/2D5vSTpKKURKQpFnSZV&#10;gAYTz67jtBGOj2e7bTq0/75jJymF8cK0l8TH/s7tO5eLy6aWZCuMrUBlNDmJKRGKQ1GpVUZ/PMwH&#10;55RYx1TBJCiR0b2w9HL6+dPFTqdiCGuQhTAEjSib7nRG187pNIosX4ua2RPQQuFjCaZmDkWzigrD&#10;dmi9ltEwjs+iHZhCG+DCWry9bh/pNNgvS8HdbVla4YjMKMbmwteE79J/o+kFS1eG6XXFuzDYP0RR&#10;s0qh04Opa+YY2ZjqL1N1xQ1YKN0JhzqCsqy4CDlgNkn8Jpv7NdMi5ILkWH2gyf4/s/xme2dIVWR0&#10;RIliNZboQTSOXEFDxp6dnbYpgu41wlyD11jlkKnVC+BPFiHREaZVsIj2bDSlqf0f8ySoiAXYH0j3&#10;Xjhejoaj8XmMTxzfkvGXyQQFb/VFXRvrvgqoiT9k1GBVQwhsu7CuhfYQ782CrIp5JWUQfCeJmTRk&#10;y7AHlqthZ/wVSiqPVeC1WoPtjQgt1HphKYaMR4/0wYfyPs9G42E+Hk0GZ/koGZwm8fkgz+Ph4Hqe&#10;x3l8Op9NTq9+dy57/UBYy5Gnzrq9FN6qVN9FicUIVL0TPONcKJd01gLao0oM+iOKHT7kEfL7iHLL&#10;CGoEz6DcQbmuFJi2NV5zXjz1IZctvmuZLm9PgWuWTejCgPQ3Syj22HIG2pG1ms8rrP6CWXfHDM4o&#10;dgzuHXeLn1LCLqPQnShZg/n13r3H4+jgKyU7nPmM2p8bZgQl8pvCoRrjRvFL4lgwx8LyWFCbegbY&#10;UgluOM3DEZWNk/2xNFA/4nrKvVd8Yoqj74y6/jhz7SbC9cZFngcQrgXN3ELda95Pmu/th+aRGd0N&#10;gMNGuoF+O7D0zRy02NA/Ot84bOowJC+sdvzjSglj1q0/v7OO5YB6WdLTPwAAAP//AwBQSwMEFAAG&#10;AAgAAAAhADr5sQHZAAAABQEAAA8AAABkcnMvZG93bnJldi54bWxMj8FOwzAQRO9I/IO1SNyoQ1SV&#10;KMSpShEXLoiWD3DibZJir6PYdcLfs3CBy0ijWc28rbaLsyLhFAZPCu5XGQik1puBOgUfx5e7AkSI&#10;moy2nlDBFwbY1tdXlS6Nn+kd0yF2gksolFpBH+NYShnaHp0OKz8icXbyk9OR7dRJM+mZy52VeZZt&#10;pNMD8UKvR9z32H4eLk5BWtbybZPm9NSY1720u3MYl2elbm+W3SOIiEv8O4YffEaHmpkafyEThFXA&#10;j8Rf5azIC7aNgvxhnYGsK/mfvv4GAAD//wMAUEsBAi0AFAAGAAgAAAAhALaDOJL+AAAA4QEAABMA&#10;AAAAAAAAAAAAAAAAAAAAAFtDb250ZW50X1R5cGVzXS54bWxQSwECLQAUAAYACAAAACEAOP0h/9YA&#10;AACUAQAACwAAAAAAAAAAAAAAAAAvAQAAX3JlbHMvLnJlbHNQSwECLQAUAAYACAAAACEA7tT2CL4C&#10;AADsBQAADgAAAAAAAAAAAAAAAAAuAgAAZHJzL2Uyb0RvYy54bWxQSwECLQAUAAYACAAAACEAOvmx&#10;AdkAAAAFAQAADwAAAAAAAAAAAAAAAAAYBQAAZHJzL2Rvd25yZXYueG1sUEsFBgAAAAAEAAQA8wAA&#10;AB4GAAAAAA==&#10;" fillcolor="#eeece1 [3214]" stroked="f">
                <v:path arrowok="t"/>
                <v:textbox style="mso-fit-shape-to-text:t" inset="2mm,2mm,2mm,2mm">
                  <w:txbxContent>
                    <w:p w14:paraId="1E2F5197" w14:textId="77777777" w:rsidR="00AB305E" w:rsidRPr="000B75B2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lang w:val="hu-HU"/>
                          <w:rPrChange w:id="23" w:author="Blázovics László" w:date="2015-11-05T10:47:00Z">
                            <w:rPr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import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UIKit</w:t>
                      </w:r>
                      <w:bookmarkStart w:id="24" w:name="_GoBack"/>
                      <w:bookmarkEnd w:id="24"/>
                    </w:p>
                    <w:p w14:paraId="1859C47B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14:paraId="46D3661E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private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handler = </w:t>
                      </w:r>
                      <w:r w:rsidRPr="00C25EF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NameHandler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37017905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14:paraId="4E8C92C7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class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NameHandler: </w:t>
                      </w:r>
                      <w:r w:rsidRPr="00C25EF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NSObject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01E7AD98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FFB56C5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names : [</w:t>
                      </w:r>
                      <w:r w:rsidRPr="00C25EF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AnyObject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]?</w:t>
                      </w:r>
                    </w:p>
                    <w:p w14:paraId="583C8009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408BA27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class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sharedInstance : </w:t>
                      </w:r>
                      <w:r w:rsidRPr="00C25EF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NameHandler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7DDA3EAF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return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25EF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handler</w:t>
                      </w:r>
                    </w:p>
                    <w:p w14:paraId="38A3BB95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C600E47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C10C11E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init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 {</w:t>
                      </w:r>
                    </w:p>
                    <w:p w14:paraId="79CD512B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super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init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54AFE471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7ADBACC5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path = </w:t>
                      </w:r>
                      <w:r w:rsidRPr="00C25EF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NSBundle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25EF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mainBundle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().</w:t>
                      </w:r>
                      <w:r w:rsidRPr="00C25EF4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pathForResource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25EF4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"Names"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ofType: </w:t>
                      </w:r>
                      <w:r w:rsidRPr="00C25EF4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"plist"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58800D15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C25EF4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25EF4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names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25EF4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NSArray</w:t>
                      </w: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(contentsOfFile: path!)!</w:t>
                      </w:r>
                    </w:p>
                    <w:p w14:paraId="4382C0DC" w14:textId="77777777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C11E764" w14:textId="0A2D96C9" w:rsidR="00AB305E" w:rsidRPr="00C25EF4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C25EF4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55A09F" w14:textId="39CC138C" w:rsidR="00C25EF4" w:rsidRPr="002D23CD" w:rsidRDefault="00C25EF4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6516C5BD" wp14:editId="35ACC25F">
                <wp:extent cx="5257800" cy="301625"/>
                <wp:effectExtent l="0" t="0" r="25400" b="38100"/>
                <wp:docPr id="7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3016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FE9C6" w14:textId="1B314CD3" w:rsidR="00AB305E" w:rsidRPr="00E47556" w:rsidRDefault="00AB305E" w:rsidP="00C25EF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E0A5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https://gist.github.com/DjCantor/ea45f07c0c0df7095d9d#file-namehandler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16C5BD" id="_x0000_s1028" type="#_x0000_t202" style="width:414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zhh2AIAADgGAAAOAAAAZHJzL2Uyb0RvYy54bWysVFtP2zAUfp+0/2D5veQySktFikJRp0kd&#10;oMHEs+s4bYTj49lum27af9+xk5SOIU1My4Pjy3du37lcXDa1JFthbAUqo8lJTIlQHIpKrTL69WE+&#10;GFNiHVMFk6BERvfC0svp+3cXOz0RKaxBFsIQVKLsZKczunZOT6LI8rWomT0BLRQ+lmBq5vBoVlFh&#10;2A611zJK4/gs2oEptAEurMXb6/aRToP+shTc3ZalFY7IjKJvLqwmrEu/RtMLNlkZptcV79xg/+BF&#10;zSqFRg+qrpljZGOqP1TVFTdgoXQnHOoIyrLiIsSA0STxi2ju10yLEAuSY/WBJvv/1PKb7Z0hVZHR&#10;ESWK1ZiiB9E4cgUNGaeenp22E0Tda8S5Bu8xzSFUqxfAnyxCoiNMK2AR7eloSlP7PwZKUBAzsD+w&#10;7s1wvBymw9E4xieObx/i5CwdervRs7Q21n0UUBO/yajBrAYP2HZhXQvtId6YBVkV80rKcPCVJGbS&#10;kC3DGliu0iAqN/VnKNq7JMavMxkKz8ODA79pkupvyl2T9GqeXcA4WkkRyrH1mE0wetx6jZ6HUCo/&#10;ZsNRmo+G54OzfJgMTpN4PMjzOB1cz/M4j0/ns/PTq5+dhV4+cN/S7bNg3V4Kr1WqL6LExAbWXyGC&#10;cS6U6/0NaI8qkba3CHb4EEeI7y3CLSMoESyDcgfhulJgQqIOCWlzVTz1Lpctvqu+Lm5PgWuWTajo&#10;Q/kuodhj9Rpo299qPq+wkhbMujtmsN+x+HCGuVtcSgm7jEK3o2QN5vtr9x6PbYivlOxwfmTUftsw&#10;IyiRnxQ26Ainkx84xwdzfFgeH9SmngGWZ4LTUvOwRWHjZL8tDdSPOOpybxWfmOJoO6Ou385cO9Vw&#10;VHKR5wGEI0Yzt1D3mvdN6/vkoXlkRnfN5LCQbqCfNGzyoqdabKgfnW8czKvQcJ7nltWOfxxPoWO6&#10;Uern3/E5oJ4H/vQXAAAA//8DAFBLAwQUAAYACAAAACEAx6AM390AAAAEAQAADwAAAGRycy9kb3du&#10;cmV2LnhtbEyPQUvDQBCF7wX/wzKCt3ZjiW1IsykqClrowSpob9vsmASzs3F328R/7+hFLw8eb3jv&#10;m2I92k6c0IfWkYLLWQICqXKmpVrBy/P9NAMRoiajO0eo4AsDrMuzSaFz4wZ6wtMu1oJLKORaQRNj&#10;n0sZqgatDjPXI3H27rzVka2vpfF64HLbyXmSLKTVLfFCo3u8bbD62B2tguUivGbtTfoY3z7TbbV/&#10;2PjhbqPUxfl4vQIRcYx/x/CDz+hQMtPBHckE0SngR+KvcpbNM7YHBenyCmRZyP/w5TcAAAD//wMA&#10;UEsBAi0AFAAGAAgAAAAhALaDOJL+AAAA4QEAABMAAAAAAAAAAAAAAAAAAAAAAFtDb250ZW50X1R5&#10;cGVzXS54bWxQSwECLQAUAAYACAAAACEAOP0h/9YAAACUAQAACwAAAAAAAAAAAAAAAAAvAQAAX3Jl&#10;bHMvLnJlbHNQSwECLQAUAAYACAAAACEAzZ84YdgCAAA4BgAADgAAAAAAAAAAAAAAAAAuAgAAZHJz&#10;L2Uyb0RvYy54bWxQSwECLQAUAAYACAAAACEAx6AM390AAAAEAQAADwAAAAAAAAAAAAAAAAAyBQAA&#10;ZHJzL2Rvd25yZXYueG1sUEsFBgAAAAAEAAQA8wAAADwGAAAAAA==&#10;" fillcolor="#1c1a10 [334]" strokecolor="black [3213]">
                <v:path arrowok="t"/>
                <v:textbox style="mso-fit-shape-to-text:t" inset="2mm,2mm,2mm,2mm">
                  <w:txbxContent>
                    <w:p w14:paraId="59FFE9C6" w14:textId="1B314CD3" w:rsidR="00AB305E" w:rsidRPr="00E47556" w:rsidRDefault="00AB305E" w:rsidP="00C25EF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3E0A57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https://gist.github.com/DjCantor/ea45f07c0c0df7095d9d#file-namehandler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429141" w14:textId="77777777" w:rsidR="00C25EF4" w:rsidRPr="002D23CD" w:rsidRDefault="00C25EF4" w:rsidP="00C02F41">
      <w:pPr>
        <w:rPr>
          <w:lang w:val="hu-HU"/>
        </w:rPr>
      </w:pPr>
    </w:p>
    <w:p w14:paraId="46B80603" w14:textId="5D794C47" w:rsidR="00162EAA" w:rsidRPr="002D23CD" w:rsidRDefault="00C25EF4" w:rsidP="00C02F41">
      <w:pPr>
        <w:rPr>
          <w:lang w:val="hu-HU"/>
        </w:rPr>
      </w:pPr>
      <w:r w:rsidRPr="002D23CD">
        <w:rPr>
          <w:lang w:val="hu-HU"/>
        </w:rPr>
        <w:t>Térjünk vissza a Storyboardhoz és á</w:t>
      </w:r>
      <w:r w:rsidR="00162EAA" w:rsidRPr="002D23CD">
        <w:rPr>
          <w:lang w:val="hu-HU"/>
        </w:rPr>
        <w:t>gyazzuk be a nézetvezérlőt</w:t>
      </w:r>
      <w:r w:rsidR="006C2229" w:rsidRPr="002D23CD">
        <w:rPr>
          <w:lang w:val="hu-HU"/>
        </w:rPr>
        <w:t xml:space="preserve"> egy Navigation Controller-be.</w:t>
      </w:r>
    </w:p>
    <w:p w14:paraId="1CCB826D" w14:textId="77777777" w:rsidR="00162EAA" w:rsidRPr="002D23CD" w:rsidRDefault="00162EAA" w:rsidP="00C02F41">
      <w:pPr>
        <w:rPr>
          <w:lang w:val="hu-HU"/>
        </w:rPr>
      </w:pPr>
    </w:p>
    <w:p w14:paraId="6C354713" w14:textId="21C04F76" w:rsidR="00C02F41" w:rsidRPr="002D23CD" w:rsidRDefault="00DB414B" w:rsidP="00C02F41">
      <w:pPr>
        <w:rPr>
          <w:lang w:val="hu-HU"/>
        </w:rPr>
      </w:pPr>
      <w:r w:rsidRPr="002D23CD">
        <w:rPr>
          <w:lang w:val="hu-HU"/>
        </w:rPr>
        <w:t>Tegyünk be egy Split View Controller-t a stor</w:t>
      </w:r>
      <w:r w:rsidR="006C2229" w:rsidRPr="002D23CD">
        <w:rPr>
          <w:lang w:val="hu-HU"/>
        </w:rPr>
        <w:t>yboardba, a létrejött Detail View Controller-t töröljük ki, és a SplitViewController Detail Segue-hez állítsuk be az az imént létrehozott Navigat</w:t>
      </w:r>
      <w:r w:rsidR="002D23CD">
        <w:rPr>
          <w:lang w:val="hu-HU"/>
        </w:rPr>
        <w:t>i</w:t>
      </w:r>
      <w:r w:rsidR="006C2229" w:rsidRPr="002D23CD">
        <w:rPr>
          <w:lang w:val="hu-HU"/>
        </w:rPr>
        <w:t>on</w:t>
      </w:r>
      <w:r w:rsidR="002D23CD">
        <w:rPr>
          <w:lang w:val="hu-HU"/>
        </w:rPr>
        <w:t xml:space="preserve"> </w:t>
      </w:r>
      <w:r w:rsidR="006C2229" w:rsidRPr="002D23CD">
        <w:rPr>
          <w:lang w:val="hu-HU"/>
        </w:rPr>
        <w:t>Controller-t.</w:t>
      </w:r>
    </w:p>
    <w:p w14:paraId="63818AC3" w14:textId="77777777" w:rsidR="00580141" w:rsidRPr="002D23CD" w:rsidRDefault="00580141" w:rsidP="00C02F41">
      <w:pPr>
        <w:rPr>
          <w:lang w:val="hu-HU"/>
        </w:rPr>
      </w:pPr>
    </w:p>
    <w:p w14:paraId="4EA58FAE" w14:textId="7669F6C1" w:rsidR="0074071B" w:rsidRPr="002D23CD" w:rsidRDefault="00580141" w:rsidP="00C02F41">
      <w:pPr>
        <w:rPr>
          <w:lang w:val="hu-HU"/>
        </w:rPr>
      </w:pPr>
      <w:r w:rsidRPr="002D23CD">
        <w:rPr>
          <w:lang w:val="hu-HU"/>
        </w:rPr>
        <w:t>A Master ViewController cellájából</w:t>
      </w:r>
      <w:r w:rsidR="0074071B" w:rsidRPr="002D23CD">
        <w:rPr>
          <w:lang w:val="hu-HU"/>
        </w:rPr>
        <w:t xml:space="preserve"> hozzunk létre a Navigation Controllerre mutat</w:t>
      </w:r>
      <w:r w:rsidR="007937E7" w:rsidRPr="002D23CD">
        <w:rPr>
          <w:lang w:val="hu-HU"/>
        </w:rPr>
        <w:t>ó Selection Segue show detail-t, amit nevezzünk is el ShowDetailSegue-nek.</w:t>
      </w:r>
    </w:p>
    <w:p w14:paraId="6CC5AF50" w14:textId="77777777" w:rsidR="0074071B" w:rsidRPr="002D23CD" w:rsidRDefault="0074071B" w:rsidP="00C02F41">
      <w:pPr>
        <w:rPr>
          <w:lang w:val="hu-HU"/>
        </w:rPr>
      </w:pPr>
    </w:p>
    <w:p w14:paraId="7BB55246" w14:textId="1022D4E9" w:rsidR="00580141" w:rsidRPr="002D23CD" w:rsidRDefault="0074071B" w:rsidP="00C02F41">
      <w:pPr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234E9589" wp14:editId="6163FCB0">
            <wp:extent cx="2070943" cy="11296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0 at 12.18.2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980" cy="11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3CD">
        <w:rPr>
          <w:lang w:val="hu-HU"/>
        </w:rPr>
        <w:t xml:space="preserve"> </w:t>
      </w:r>
    </w:p>
    <w:p w14:paraId="4CC3A7E3" w14:textId="77777777" w:rsidR="006C2229" w:rsidRPr="002D23CD" w:rsidRDefault="006C2229" w:rsidP="00C02F41">
      <w:pPr>
        <w:rPr>
          <w:lang w:val="hu-HU"/>
        </w:rPr>
      </w:pPr>
    </w:p>
    <w:p w14:paraId="12FB67EA" w14:textId="51916626" w:rsidR="005C5372" w:rsidRPr="002D23CD" w:rsidRDefault="005C5372" w:rsidP="00C02F41">
      <w:pPr>
        <w:rPr>
          <w:lang w:val="hu-HU"/>
        </w:rPr>
      </w:pPr>
      <w:r w:rsidRPr="002D23CD">
        <w:rPr>
          <w:lang w:val="hu-HU"/>
        </w:rPr>
        <w:t xml:space="preserve">Állítsuk be kezdőképernyőnek a </w:t>
      </w:r>
      <w:r w:rsidR="0074071B" w:rsidRPr="002D23CD">
        <w:rPr>
          <w:lang w:val="hu-HU"/>
        </w:rPr>
        <w:t>SplitViewController-t. A következő elrendezést kell látnunk:</w:t>
      </w:r>
    </w:p>
    <w:p w14:paraId="0DBE1DFF" w14:textId="77777777" w:rsidR="0074071B" w:rsidRPr="002D23CD" w:rsidRDefault="0074071B" w:rsidP="00C02F41">
      <w:pPr>
        <w:rPr>
          <w:lang w:val="hu-HU"/>
        </w:rPr>
      </w:pPr>
    </w:p>
    <w:p w14:paraId="5208A794" w14:textId="1247F017" w:rsidR="0074071B" w:rsidRPr="002D23CD" w:rsidRDefault="0074071B" w:rsidP="00C02F41">
      <w:pPr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6CD26989" wp14:editId="674F95F5">
            <wp:extent cx="5270500" cy="3582035"/>
            <wp:effectExtent l="0" t="0" r="1270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0 at 12.22.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6511" w14:textId="77777777" w:rsidR="006C2229" w:rsidRPr="002D23CD" w:rsidRDefault="006C2229" w:rsidP="00C02F41">
      <w:pPr>
        <w:rPr>
          <w:lang w:val="hu-HU"/>
        </w:rPr>
      </w:pPr>
    </w:p>
    <w:p w14:paraId="2F27DC92" w14:textId="1A236447" w:rsidR="00E11A27" w:rsidRPr="002D23CD" w:rsidRDefault="00E11A27" w:rsidP="00C02F41">
      <w:pPr>
        <w:rPr>
          <w:lang w:val="hu-HU"/>
        </w:rPr>
      </w:pPr>
      <w:r w:rsidRPr="002D23CD">
        <w:rPr>
          <w:lang w:val="hu-HU"/>
        </w:rPr>
        <w:t xml:space="preserve">Az AppDelegate-ben </w:t>
      </w:r>
      <w:r w:rsidR="00BB3875">
        <w:rPr>
          <w:lang w:val="hu-HU"/>
        </w:rPr>
        <w:t>egészítsük ki</w:t>
      </w:r>
      <w:r w:rsidR="00BB3875" w:rsidRPr="002D23CD">
        <w:rPr>
          <w:lang w:val="hu-HU"/>
        </w:rPr>
        <w:t xml:space="preserve"> </w:t>
      </w:r>
      <w:r w:rsidRPr="002D23CD">
        <w:rPr>
          <w:lang w:val="hu-HU"/>
        </w:rPr>
        <w:t xml:space="preserve">a didFinishLaunchingWithOptions </w:t>
      </w:r>
      <w:commentRangeStart w:id="25"/>
      <w:r w:rsidRPr="002D23CD">
        <w:rPr>
          <w:lang w:val="hu-HU"/>
        </w:rPr>
        <w:t>metódust</w:t>
      </w:r>
      <w:commentRangeEnd w:id="25"/>
      <w:r w:rsidR="003E6E62" w:rsidRPr="002D23CD">
        <w:rPr>
          <w:rStyle w:val="CommentReference"/>
          <w:lang w:val="hu-HU"/>
        </w:rPr>
        <w:commentReference w:id="25"/>
      </w:r>
      <w:r w:rsidRPr="002D23CD">
        <w:rPr>
          <w:lang w:val="hu-HU"/>
        </w:rPr>
        <w:t>:</w:t>
      </w:r>
    </w:p>
    <w:p w14:paraId="422CB545" w14:textId="77777777" w:rsidR="00E11A27" w:rsidRPr="002D23CD" w:rsidRDefault="00E11A27" w:rsidP="00C02F41">
      <w:pPr>
        <w:rPr>
          <w:lang w:val="hu-HU"/>
        </w:rPr>
      </w:pPr>
    </w:p>
    <w:p w14:paraId="67DB6768" w14:textId="6CA0C94C" w:rsidR="00E11A27" w:rsidRPr="002D23CD" w:rsidRDefault="00E11A27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6F576A9B" wp14:editId="07A1C236">
                <wp:extent cx="5257800" cy="1739900"/>
                <wp:effectExtent l="0" t="0" r="0" b="12700"/>
                <wp:docPr id="5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9F44B" w14:textId="77777777" w:rsidR="00DF522A" w:rsidRPr="00DF522A" w:rsidRDefault="00DF522A" w:rsidP="00DF522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6" w:author="Microsoft Office User" w:date="2015-11-04T21:50:00Z"/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rPrChange w:id="27" w:author="Microsoft Office User" w:date="2015-11-04T21:50:00Z">
                                  <w:rPr>
                                    <w:ins w:id="28" w:author="Microsoft Office User" w:date="2015-11-04T21:50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9" w:author="Microsoft Office User" w:date="2015-11-04T21:50:00Z">
                              <w:r w:rsidRPr="00DF522A">
                                <w:rPr>
                                  <w:rFonts w:ascii="Menlo" w:hAnsi="Menlo" w:cs="Menlo"/>
                                  <w:color w:val="AA0D91"/>
                                  <w:sz w:val="18"/>
                                  <w:szCs w:val="22"/>
                                  <w:rPrChange w:id="30" w:author="Microsoft Office User" w:date="2015-11-04T21:50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let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31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splitViewController = 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AA0D91"/>
                                  <w:sz w:val="18"/>
                                  <w:szCs w:val="22"/>
                                  <w:rPrChange w:id="32" w:author="Microsoft Office User" w:date="2015-11-04T21:50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self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33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3F6E74"/>
                                  <w:sz w:val="18"/>
                                  <w:szCs w:val="22"/>
                                  <w:rPrChange w:id="34" w:author="Microsoft Office User" w:date="2015-11-04T21:50:00Z">
                                    <w:rPr>
                                      <w:rFonts w:ascii="Menlo" w:hAnsi="Menlo" w:cs="Menlo"/>
                                      <w:color w:val="3F6E74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window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35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!.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36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rootViewController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37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AA0D91"/>
                                  <w:sz w:val="18"/>
                                  <w:szCs w:val="22"/>
                                  <w:rPrChange w:id="38" w:author="Microsoft Office User" w:date="2015-11-04T21:50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as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39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! 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40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UISplitViewController</w:t>
                              </w:r>
                            </w:ins>
                          </w:p>
                          <w:p w14:paraId="191DA330" w14:textId="323A456C" w:rsidR="00DF522A" w:rsidRPr="00DF522A" w:rsidRDefault="00DF522A" w:rsidP="00DF522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1" w:author="Microsoft Office User" w:date="2015-11-04T21:50:00Z"/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rPrChange w:id="42" w:author="Microsoft Office User" w:date="2015-11-04T21:50:00Z">
                                  <w:rPr>
                                    <w:ins w:id="43" w:author="Microsoft Office User" w:date="2015-11-04T21:50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4" w:author="Microsoft Office User" w:date="2015-11-04T21:50:00Z">
                              <w:r w:rsidRPr="00DF522A">
                                <w:rPr>
                                  <w:rFonts w:ascii="Menlo" w:hAnsi="Menlo" w:cs="Menlo"/>
                                  <w:color w:val="AA0D91"/>
                                  <w:sz w:val="18"/>
                                  <w:szCs w:val="22"/>
                                  <w:rPrChange w:id="45" w:author="Microsoft Office User" w:date="2015-11-04T21:50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let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46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navigationController = splitViewController.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47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viewControllers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48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[splitViewController.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49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viewControllers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50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51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count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52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-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1C00CF"/>
                                  <w:sz w:val="18"/>
                                  <w:szCs w:val="22"/>
                                  <w:rPrChange w:id="53" w:author="Microsoft Office User" w:date="2015-11-04T21:50:00Z">
                                    <w:rPr>
                                      <w:rFonts w:ascii="Menlo" w:hAnsi="Menlo" w:cs="Menlo"/>
                                      <w:color w:val="1C00CF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1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54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] 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AA0D91"/>
                                  <w:sz w:val="18"/>
                                  <w:szCs w:val="22"/>
                                  <w:rPrChange w:id="55" w:author="Microsoft Office User" w:date="2015-11-04T21:50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as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56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! 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57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UINavigationController</w:t>
                              </w:r>
                            </w:ins>
                          </w:p>
                          <w:p w14:paraId="210A244F" w14:textId="77777777" w:rsidR="00DF522A" w:rsidRPr="00DF522A" w:rsidRDefault="00DF522A" w:rsidP="00DF522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8" w:author="Microsoft Office User" w:date="2015-11-04T21:50:00Z"/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rPrChange w:id="59" w:author="Microsoft Office User" w:date="2015-11-04T21:50:00Z">
                                  <w:rPr>
                                    <w:ins w:id="60" w:author="Microsoft Office User" w:date="2015-11-04T21:50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61" w:author="Microsoft Office User" w:date="2015-11-04T21:50:00Z"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62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navigationController.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63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topViewController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64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!.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65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navigationItem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66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67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leftBarButtonItem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68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splitViewController.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2E0D6E"/>
                                  <w:sz w:val="18"/>
                                  <w:szCs w:val="22"/>
                                  <w:rPrChange w:id="69" w:author="Microsoft Office User" w:date="2015-11-04T21:50:00Z">
                                    <w:rPr>
                                      <w:rFonts w:ascii="Menlo" w:hAnsi="Menlo" w:cs="Menlo"/>
                                      <w:color w:val="2E0D6E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displayModeButtonItem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70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()</w:t>
                              </w:r>
                            </w:ins>
                          </w:p>
                          <w:p w14:paraId="57E5EC15" w14:textId="00861535" w:rsidR="00AB305E" w:rsidRPr="00DF522A" w:rsidDel="00DF522A" w:rsidRDefault="00DF522A" w:rsidP="00DF522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1" w:author="Microsoft Office User" w:date="2015-11-04T21:50:00Z"/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  <w:rPrChange w:id="72" w:author="Microsoft Office User" w:date="2015-11-04T21:50:00Z">
                                  <w:rPr>
                                    <w:del w:id="73" w:author="Microsoft Office User" w:date="2015-11-04T21:50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ins w:id="74" w:author="Microsoft Office User" w:date="2015-11-04T21:50:00Z"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75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splitViewController.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5C2699"/>
                                  <w:sz w:val="18"/>
                                  <w:szCs w:val="22"/>
                                  <w:rPrChange w:id="76" w:author="Microsoft Office User" w:date="2015-11-04T21:50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delegate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000000"/>
                                  <w:sz w:val="18"/>
                                  <w:szCs w:val="22"/>
                                  <w:rPrChange w:id="77" w:author="Microsoft Office User" w:date="2015-11-04T21:50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</w:t>
                              </w:r>
                              <w:r w:rsidRPr="00DF522A">
                                <w:rPr>
                                  <w:rFonts w:ascii="Menlo" w:hAnsi="Menlo" w:cs="Menlo"/>
                                  <w:color w:val="AA0D91"/>
                                  <w:sz w:val="18"/>
                                  <w:szCs w:val="22"/>
                                  <w:rPrChange w:id="78" w:author="Microsoft Office User" w:date="2015-11-04T21:50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self</w:t>
                              </w:r>
                            </w:ins>
                            <w:del w:id="79" w:author="Microsoft Office User" w:date="2015-11-04T21:50:00Z"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AA0D91"/>
                                  <w:sz w:val="13"/>
                                  <w:szCs w:val="18"/>
                                  <w:rPrChange w:id="80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let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81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splitViewController = 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AA0D91"/>
                                  <w:sz w:val="13"/>
                                  <w:szCs w:val="18"/>
                                  <w:rPrChange w:id="82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self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83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3F6E74"/>
                                  <w:sz w:val="13"/>
                                  <w:szCs w:val="18"/>
                                  <w:rPrChange w:id="84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3F6E74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window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85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!.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86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rootViewController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87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AA0D91"/>
                                  <w:sz w:val="13"/>
                                  <w:szCs w:val="18"/>
                                  <w:rPrChange w:id="88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as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89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="00AB305E"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90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UISplitViewController</w:delText>
                              </w:r>
                            </w:del>
                          </w:p>
                          <w:p w14:paraId="2A9EBB3F" w14:textId="01F99C19" w:rsidR="00AB305E" w:rsidRPr="00DF522A" w:rsidDel="00DF522A" w:rsidRDefault="00AB305E" w:rsidP="00E11A2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1" w:author="Microsoft Office User" w:date="2015-11-04T21:50:00Z"/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  <w:rPrChange w:id="92" w:author="Microsoft Office User" w:date="2015-11-04T21:50:00Z">
                                  <w:rPr>
                                    <w:del w:id="93" w:author="Microsoft Office User" w:date="2015-11-04T21:50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4" w:author="Microsoft Office User" w:date="2015-11-04T21:50:00Z"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AA0D91"/>
                                  <w:sz w:val="13"/>
                                  <w:szCs w:val="18"/>
                                  <w:rPrChange w:id="95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let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96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navigationController = splitViewController.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97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viewControllers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98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[splitViewController.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99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viewControllers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00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101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count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02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-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1C00CF"/>
                                  <w:sz w:val="13"/>
                                  <w:szCs w:val="18"/>
                                  <w:rPrChange w:id="103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1C00CF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1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04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] 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AA0D91"/>
                                  <w:sz w:val="13"/>
                                  <w:szCs w:val="18"/>
                                  <w:rPrChange w:id="105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as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06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107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UINavigationController</w:delText>
                              </w:r>
                            </w:del>
                          </w:p>
                          <w:p w14:paraId="26821CA8" w14:textId="2A345BBA" w:rsidR="00AB305E" w:rsidRPr="00DF522A" w:rsidDel="00DF522A" w:rsidRDefault="00AB305E" w:rsidP="00E11A2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08" w:author="Microsoft Office User" w:date="2015-11-04T21:50:00Z"/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  <w:rPrChange w:id="109" w:author="Microsoft Office User" w:date="2015-11-04T21:50:00Z">
                                  <w:rPr>
                                    <w:del w:id="110" w:author="Microsoft Office User" w:date="2015-11-04T21:50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111" w:author="Microsoft Office User" w:date="2015-11-04T21:50:00Z"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12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navigationController.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113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topViewController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14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115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navigationItem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16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117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leftBarButtonItem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18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splitViewController.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2E0D6E"/>
                                  <w:sz w:val="13"/>
                                  <w:szCs w:val="18"/>
                                  <w:rPrChange w:id="119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2E0D6E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displayModeButtonItem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20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()</w:delText>
                              </w:r>
                            </w:del>
                          </w:p>
                          <w:p w14:paraId="7F795437" w14:textId="004CD0FC" w:rsidR="00AB305E" w:rsidRPr="00DF522A" w:rsidRDefault="00AB305E" w:rsidP="00E11A2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  <w:rPrChange w:id="121" w:author="Microsoft Office User" w:date="2015-11-04T21:50:00Z">
                                  <w:rPr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122" w:author="Microsoft Office User" w:date="2015-11-04T21:50:00Z"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23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splitViewController.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5C2699"/>
                                  <w:sz w:val="13"/>
                                  <w:szCs w:val="18"/>
                                  <w:rPrChange w:id="124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delegate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000000"/>
                                  <w:sz w:val="13"/>
                                  <w:szCs w:val="18"/>
                                  <w:rPrChange w:id="125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</w:delText>
                              </w:r>
                              <w:r w:rsidRPr="00DF522A" w:rsidDel="00DF522A">
                                <w:rPr>
                                  <w:rFonts w:ascii="Menlo Regular" w:hAnsi="Menlo Regular" w:cs="Menlo Regular"/>
                                  <w:color w:val="AA0D91"/>
                                  <w:sz w:val="13"/>
                                  <w:szCs w:val="18"/>
                                  <w:rPrChange w:id="126" w:author="Microsoft Office User" w:date="2015-11-04T21:50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self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576A9B" id="_x0000_s1029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AMpwAIAAO0FAAAOAAAAZHJzL2Uyb0RvYy54bWysVFtP2zAUfp+0/2D5vSQplNCIFIWiTpMq&#10;QIOJZ9ex2wjH9my3STftv+/YSUphvDDtJfGxv3P7zuXyqq0F2jFjKyVznJzEGDFJVVnJdY6/Py5G&#10;FxhZR2RJhJIsx3tm8dXs86fLRmdsrDZKlMwgMCJt1ugcb5zTWRRZumE1sSdKMwmPXJmaOBDNOioN&#10;acB6LaJxHJ9HjTKlNooya+H2pnvEs2Cfc0bdHeeWOSRyDLG58DXhu/LfaHZJsrUhelPRPgzyD1HU&#10;pJLg9GDqhjiCtqb6y1RdUaOs4u6EqjpSnFeUhRwgmyR+k83DhmgWcgFyrD7QZP+fWXq7uzeoKnM8&#10;STGSpIYaPbLWoWvVotTT02ibAepBA861cA1lDqlavVT02QIkOsJ0ChbQno6Wm9r/IVEEilCB/YF1&#10;74XC5WQ8SS9ieKLwlqSn0ykI3uqLujbWfWGqRv6QYwNlDSGQ3dK6DjpAvDerRFUuKiGC4FuJzYVB&#10;OwJNsFqPe+OvUEJ6rFReqzPY3bDQQ50XkkHIcPRIH3yo76/5JB0X6WQ6Oi8myegsiS9GRRGPRzeL&#10;Ii7is8V8enb9u3c56AfCOo48ddbtBfNWhfzGOFQjUPVO8IRSJl3SWwtoj+IQ9EcUe3zII+T3EeWO&#10;EdAInpV0B+W6ksp0rfGa8/J5CJl3+L5l+rw9Ba5dtaENT31y/malyj20nFHdzFpNFxVUf0msuycG&#10;hhQ6BhaPu4MPF6rJsepPGG2U+fnevcfD7MArRg0MfY7tjy0xDCPxVcJUpbBS/JY4FsyxsDoW5Lae&#10;K2ipBFacpuEIysaJ4ciNqp9gPxXeKzwRScF3jt1wnLtuFcF+o6woAgj2giZuKR80HSbN9/Zj+0SM&#10;7gfAQSPdqmE9kOzNHHTY0D+62Dpo6jAkL6z2/MNOCWPW7z+/tI7lgHrZ0rM/AAAA//8DAFBLAwQU&#10;AAYACAAAACEAOvmxAdkAAAAFAQAADwAAAGRycy9kb3ducmV2LnhtbEyPwU7DMBBE70j8g7VI3KhD&#10;VJUoxKlKERcuiJYPcOJtkmKvo9h1wt+zcIHLSKNZzbyttouzIuEUBk8K7lcZCKTWm4E6BR/Hl7sC&#10;RIiajLaeUMEXBtjW11eVLo2f6R3TIXaCSyiUWkEf41hKGdoenQ4rPyJxdvKT05Ht1Ekz6ZnLnZV5&#10;lm2k0wPxQq9H3PfYfh4uTkFa1vJtk+b01JjXvbS7cxiXZ6Vub5bdI4iIS/w7hh98RoeamRp/IROE&#10;VcCPxF/lrMgLto2C/GGdgawr+Z++/gYAAP//AwBQSwECLQAUAAYACAAAACEAtoM4kv4AAADhAQAA&#10;EwAAAAAAAAAAAAAAAAAAAAAAW0NvbnRlbnRfVHlwZXNdLnhtbFBLAQItABQABgAIAAAAIQA4/SH/&#10;1gAAAJQBAAALAAAAAAAAAAAAAAAAAC8BAABfcmVscy8ucmVsc1BLAQItABQABgAIAAAAIQB+DAMp&#10;wAIAAO0FAAAOAAAAAAAAAAAAAAAAAC4CAABkcnMvZTJvRG9jLnhtbFBLAQItABQABgAIAAAAIQA6&#10;+bEB2QAAAAUBAAAPAAAAAAAAAAAAAAAAABoFAABkcnMvZG93bnJldi54bWxQSwUGAAAAAAQABADz&#10;AAAAIAYAAAAA&#10;" fillcolor="#eeece1 [3214]" stroked="f">
                <v:path arrowok="t"/>
                <v:textbox style="mso-fit-shape-to-text:t" inset="2mm,2mm,2mm,2mm">
                  <w:txbxContent>
                    <w:p w14:paraId="1DF9F44B" w14:textId="77777777" w:rsidR="00DF522A" w:rsidRPr="00DF522A" w:rsidRDefault="00DF522A" w:rsidP="00DF522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7" w:author="Microsoft Office User" w:date="2015-11-04T21:50:00Z"/>
                          <w:rFonts w:ascii="Menlo" w:hAnsi="Menlo" w:cs="Menlo"/>
                          <w:color w:val="000000"/>
                          <w:sz w:val="18"/>
                          <w:szCs w:val="22"/>
                          <w:rPrChange w:id="128" w:author="Microsoft Office User" w:date="2015-11-04T21:50:00Z">
                            <w:rPr>
                              <w:ins w:id="129" w:author="Microsoft Office User" w:date="2015-11-04T21:50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0" w:author="Microsoft Office User" w:date="2015-11-04T21:50:00Z">
                        <w:r w:rsidRPr="00DF522A">
                          <w:rPr>
                            <w:rFonts w:ascii="Menlo" w:hAnsi="Menlo" w:cs="Menlo"/>
                            <w:color w:val="AA0D91"/>
                            <w:sz w:val="18"/>
                            <w:szCs w:val="22"/>
                            <w:rPrChange w:id="131" w:author="Microsoft Office User" w:date="2015-11-04T21:50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let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32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splitViewController = </w:t>
                        </w:r>
                        <w:r w:rsidRPr="00DF522A">
                          <w:rPr>
                            <w:rFonts w:ascii="Menlo" w:hAnsi="Menlo" w:cs="Menlo"/>
                            <w:color w:val="AA0D91"/>
                            <w:sz w:val="18"/>
                            <w:szCs w:val="22"/>
                            <w:rPrChange w:id="133" w:author="Microsoft Office User" w:date="2015-11-04T21:50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self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34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DF522A">
                          <w:rPr>
                            <w:rFonts w:ascii="Menlo" w:hAnsi="Menlo" w:cs="Menlo"/>
                            <w:color w:val="3F6E74"/>
                            <w:sz w:val="18"/>
                            <w:szCs w:val="22"/>
                            <w:rPrChange w:id="135" w:author="Microsoft Office User" w:date="2015-11-04T21:50:00Z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</w:rPrChange>
                          </w:rPr>
                          <w:t>window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36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!.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37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rootViewController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38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DF522A">
                          <w:rPr>
                            <w:rFonts w:ascii="Menlo" w:hAnsi="Menlo" w:cs="Menlo"/>
                            <w:color w:val="AA0D91"/>
                            <w:sz w:val="18"/>
                            <w:szCs w:val="22"/>
                            <w:rPrChange w:id="139" w:author="Microsoft Office User" w:date="2015-11-04T21:50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as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40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! 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41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UISplitViewController</w:t>
                        </w:r>
                      </w:ins>
                    </w:p>
                    <w:p w14:paraId="191DA330" w14:textId="323A456C" w:rsidR="00DF522A" w:rsidRPr="00DF522A" w:rsidRDefault="00DF522A" w:rsidP="00DF522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42" w:author="Microsoft Office User" w:date="2015-11-04T21:50:00Z"/>
                          <w:rFonts w:ascii="Menlo" w:hAnsi="Menlo" w:cs="Menlo"/>
                          <w:color w:val="000000"/>
                          <w:sz w:val="18"/>
                          <w:szCs w:val="22"/>
                          <w:rPrChange w:id="143" w:author="Microsoft Office User" w:date="2015-11-04T21:50:00Z">
                            <w:rPr>
                              <w:ins w:id="144" w:author="Microsoft Office User" w:date="2015-11-04T21:50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45" w:author="Microsoft Office User" w:date="2015-11-04T21:50:00Z">
                        <w:r w:rsidRPr="00DF522A">
                          <w:rPr>
                            <w:rFonts w:ascii="Menlo" w:hAnsi="Menlo" w:cs="Menlo"/>
                            <w:color w:val="AA0D91"/>
                            <w:sz w:val="18"/>
                            <w:szCs w:val="22"/>
                            <w:rPrChange w:id="146" w:author="Microsoft Office User" w:date="2015-11-04T21:50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let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47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navigationController = splitViewController.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48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viewControllers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49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[splitViewController.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50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viewControllers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51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52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count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53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-</w:t>
                        </w:r>
                        <w:r w:rsidRPr="00DF522A">
                          <w:rPr>
                            <w:rFonts w:ascii="Menlo" w:hAnsi="Menlo" w:cs="Menlo"/>
                            <w:color w:val="1C00CF"/>
                            <w:sz w:val="18"/>
                            <w:szCs w:val="22"/>
                            <w:rPrChange w:id="154" w:author="Microsoft Office User" w:date="2015-11-04T21:50:00Z">
                              <w:rPr>
                                <w:rFonts w:ascii="Menlo" w:hAnsi="Menlo" w:cs="Menlo"/>
                                <w:color w:val="1C00CF"/>
                                <w:sz w:val="22"/>
                                <w:szCs w:val="22"/>
                              </w:rPr>
                            </w:rPrChange>
                          </w:rPr>
                          <w:t>1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55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] </w:t>
                        </w:r>
                        <w:r w:rsidRPr="00DF522A">
                          <w:rPr>
                            <w:rFonts w:ascii="Menlo" w:hAnsi="Menlo" w:cs="Menlo"/>
                            <w:color w:val="AA0D91"/>
                            <w:sz w:val="18"/>
                            <w:szCs w:val="22"/>
                            <w:rPrChange w:id="156" w:author="Microsoft Office User" w:date="2015-11-04T21:50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as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57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! 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58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UINavigationController</w:t>
                        </w:r>
                      </w:ins>
                    </w:p>
                    <w:p w14:paraId="210A244F" w14:textId="77777777" w:rsidR="00DF522A" w:rsidRPr="00DF522A" w:rsidRDefault="00DF522A" w:rsidP="00DF522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59" w:author="Microsoft Office User" w:date="2015-11-04T21:50:00Z"/>
                          <w:rFonts w:ascii="Menlo" w:hAnsi="Menlo" w:cs="Menlo"/>
                          <w:color w:val="000000"/>
                          <w:sz w:val="18"/>
                          <w:szCs w:val="22"/>
                          <w:rPrChange w:id="160" w:author="Microsoft Office User" w:date="2015-11-04T21:50:00Z">
                            <w:rPr>
                              <w:ins w:id="161" w:author="Microsoft Office User" w:date="2015-11-04T21:50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62" w:author="Microsoft Office User" w:date="2015-11-04T21:50:00Z"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63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navigationController.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64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topViewController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65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!.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66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navigationItem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67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68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leftBarButtonItem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69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splitViewController.</w:t>
                        </w:r>
                        <w:r w:rsidRPr="00DF522A">
                          <w:rPr>
                            <w:rFonts w:ascii="Menlo" w:hAnsi="Menlo" w:cs="Menlo"/>
                            <w:color w:val="2E0D6E"/>
                            <w:sz w:val="18"/>
                            <w:szCs w:val="22"/>
                            <w:rPrChange w:id="170" w:author="Microsoft Office User" w:date="2015-11-04T21:50:00Z">
                              <w:rPr>
                                <w:rFonts w:ascii="Menlo" w:hAnsi="Menlo" w:cs="Menlo"/>
                                <w:color w:val="2E0D6E"/>
                                <w:sz w:val="22"/>
                                <w:szCs w:val="22"/>
                              </w:rPr>
                            </w:rPrChange>
                          </w:rPr>
                          <w:t>displayModeButtonItem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71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()</w:t>
                        </w:r>
                      </w:ins>
                    </w:p>
                    <w:p w14:paraId="57E5EC15" w14:textId="00861535" w:rsidR="00AB305E" w:rsidRPr="00DF522A" w:rsidDel="00DF522A" w:rsidRDefault="00DF522A" w:rsidP="00DF522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2" w:author="Microsoft Office User" w:date="2015-11-04T21:50:00Z"/>
                          <w:rFonts w:ascii="Menlo Regular" w:hAnsi="Menlo Regular" w:cs="Menlo Regular"/>
                          <w:color w:val="000000"/>
                          <w:sz w:val="13"/>
                          <w:szCs w:val="18"/>
                          <w:rPrChange w:id="173" w:author="Microsoft Office User" w:date="2015-11-04T21:50:00Z">
                            <w:rPr>
                              <w:del w:id="174" w:author="Microsoft Office User" w:date="2015-11-04T21:50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ins w:id="175" w:author="Microsoft Office User" w:date="2015-11-04T21:50:00Z"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76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splitViewController.</w:t>
                        </w:r>
                        <w:r w:rsidRPr="00DF522A">
                          <w:rPr>
                            <w:rFonts w:ascii="Menlo" w:hAnsi="Menlo" w:cs="Menlo"/>
                            <w:color w:val="5C2699"/>
                            <w:sz w:val="18"/>
                            <w:szCs w:val="22"/>
                            <w:rPrChange w:id="177" w:author="Microsoft Office User" w:date="2015-11-04T21:50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delegate</w:t>
                        </w:r>
                        <w:r w:rsidRPr="00DF522A">
                          <w:rPr>
                            <w:rFonts w:ascii="Menlo" w:hAnsi="Menlo" w:cs="Menlo"/>
                            <w:color w:val="000000"/>
                            <w:sz w:val="18"/>
                            <w:szCs w:val="22"/>
                            <w:rPrChange w:id="178" w:author="Microsoft Office User" w:date="2015-11-04T21:50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</w:t>
                        </w:r>
                        <w:r w:rsidRPr="00DF522A">
                          <w:rPr>
                            <w:rFonts w:ascii="Menlo" w:hAnsi="Menlo" w:cs="Menlo"/>
                            <w:color w:val="AA0D91"/>
                            <w:sz w:val="18"/>
                            <w:szCs w:val="22"/>
                            <w:rPrChange w:id="179" w:author="Microsoft Office User" w:date="2015-11-04T21:50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self</w:t>
                        </w:r>
                      </w:ins>
                      <w:del w:id="180" w:author="Microsoft Office User" w:date="2015-11-04T21:50:00Z"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AA0D91"/>
                            <w:sz w:val="13"/>
                            <w:szCs w:val="18"/>
                            <w:rPrChange w:id="181" w:author="Microsoft Office User" w:date="2015-11-04T21:50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let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182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splitViewController = 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AA0D91"/>
                            <w:sz w:val="13"/>
                            <w:szCs w:val="18"/>
                            <w:rPrChange w:id="183" w:author="Microsoft Office User" w:date="2015-11-04T21:50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self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184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3F6E74"/>
                            <w:sz w:val="13"/>
                            <w:szCs w:val="18"/>
                            <w:rPrChange w:id="185" w:author="Microsoft Office User" w:date="2015-11-04T21:50:00Z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</w:rPrChange>
                          </w:rPr>
                          <w:delText>window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186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!.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187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rootViewController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188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AA0D91"/>
                            <w:sz w:val="13"/>
                            <w:szCs w:val="18"/>
                            <w:rPrChange w:id="189" w:author="Microsoft Office User" w:date="2015-11-04T21:50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as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190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="00AB305E"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191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UISplitViewController</w:delText>
                        </w:r>
                      </w:del>
                    </w:p>
                    <w:p w14:paraId="2A9EBB3F" w14:textId="01F99C19" w:rsidR="00AB305E" w:rsidRPr="00DF522A" w:rsidDel="00DF522A" w:rsidRDefault="00AB305E" w:rsidP="00E11A2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92" w:author="Microsoft Office User" w:date="2015-11-04T21:50:00Z"/>
                          <w:rFonts w:ascii="Menlo Regular" w:hAnsi="Menlo Regular" w:cs="Menlo Regular"/>
                          <w:color w:val="000000"/>
                          <w:sz w:val="13"/>
                          <w:szCs w:val="18"/>
                          <w:rPrChange w:id="193" w:author="Microsoft Office User" w:date="2015-11-04T21:50:00Z">
                            <w:rPr>
                              <w:del w:id="194" w:author="Microsoft Office User" w:date="2015-11-04T21:50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95" w:author="Microsoft Office User" w:date="2015-11-04T21:50:00Z">
                        <w:r w:rsidRPr="00DF522A" w:rsidDel="00DF522A">
                          <w:rPr>
                            <w:rFonts w:ascii="Menlo Regular" w:hAnsi="Menlo Regular" w:cs="Menlo Regular"/>
                            <w:color w:val="AA0D91"/>
                            <w:sz w:val="13"/>
                            <w:szCs w:val="18"/>
                            <w:rPrChange w:id="196" w:author="Microsoft Office User" w:date="2015-11-04T21:50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let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197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navigationController = splitViewController.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198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viewControllers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199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[splitViewController.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200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viewControllers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01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202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count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03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-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1C00CF"/>
                            <w:sz w:val="13"/>
                            <w:szCs w:val="18"/>
                            <w:rPrChange w:id="204" w:author="Microsoft Office User" w:date="2015-11-04T21:50:00Z">
                              <w:rPr>
                                <w:rFonts w:ascii="Menlo Regular" w:hAnsi="Menlo Regular" w:cs="Menlo Regular"/>
                                <w:color w:val="1C00CF"/>
                                <w:sz w:val="18"/>
                                <w:szCs w:val="18"/>
                              </w:rPr>
                            </w:rPrChange>
                          </w:rPr>
                          <w:delText>1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05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] 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AA0D91"/>
                            <w:sz w:val="13"/>
                            <w:szCs w:val="18"/>
                            <w:rPrChange w:id="206" w:author="Microsoft Office User" w:date="2015-11-04T21:50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as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07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208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UINavigationController</w:delText>
                        </w:r>
                      </w:del>
                    </w:p>
                    <w:p w14:paraId="26821CA8" w14:textId="2A345BBA" w:rsidR="00AB305E" w:rsidRPr="00DF522A" w:rsidDel="00DF522A" w:rsidRDefault="00AB305E" w:rsidP="00E11A2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209" w:author="Microsoft Office User" w:date="2015-11-04T21:50:00Z"/>
                          <w:rFonts w:ascii="Menlo Regular" w:hAnsi="Menlo Regular" w:cs="Menlo Regular"/>
                          <w:color w:val="000000"/>
                          <w:sz w:val="13"/>
                          <w:szCs w:val="18"/>
                          <w:rPrChange w:id="210" w:author="Microsoft Office User" w:date="2015-11-04T21:50:00Z">
                            <w:rPr>
                              <w:del w:id="211" w:author="Microsoft Office User" w:date="2015-11-04T21:50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212" w:author="Microsoft Office User" w:date="2015-11-04T21:50:00Z"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13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navigationController.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214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topViewController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15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216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navigationItem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17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218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leftBarButtonItem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19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splitViewController.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2E0D6E"/>
                            <w:sz w:val="13"/>
                            <w:szCs w:val="18"/>
                            <w:rPrChange w:id="220" w:author="Microsoft Office User" w:date="2015-11-04T21:50:00Z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</w:rPrChange>
                          </w:rPr>
                          <w:delText>displayModeButtonItem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21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()</w:delText>
                        </w:r>
                      </w:del>
                    </w:p>
                    <w:p w14:paraId="7F795437" w14:textId="004CD0FC" w:rsidR="00AB305E" w:rsidRPr="00DF522A" w:rsidRDefault="00AB305E" w:rsidP="00E11A2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  <w:rPrChange w:id="222" w:author="Microsoft Office User" w:date="2015-11-04T21:50:00Z">
                            <w:rPr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223" w:author="Microsoft Office User" w:date="2015-11-04T21:50:00Z"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24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splitViewController.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5C2699"/>
                            <w:sz w:val="13"/>
                            <w:szCs w:val="18"/>
                            <w:rPrChange w:id="225" w:author="Microsoft Office User" w:date="2015-11-04T21:50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delegate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000000"/>
                            <w:sz w:val="13"/>
                            <w:szCs w:val="18"/>
                            <w:rPrChange w:id="226" w:author="Microsoft Office User" w:date="2015-11-04T21:50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</w:delText>
                        </w:r>
                        <w:r w:rsidRPr="00DF522A" w:rsidDel="00DF522A">
                          <w:rPr>
                            <w:rFonts w:ascii="Menlo Regular" w:hAnsi="Menlo Regular" w:cs="Menlo Regular"/>
                            <w:color w:val="AA0D91"/>
                            <w:sz w:val="13"/>
                            <w:szCs w:val="18"/>
                            <w:rPrChange w:id="227" w:author="Microsoft Office User" w:date="2015-11-04T21:50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self</w:delText>
                        </w:r>
                      </w:del>
                    </w:p>
                  </w:txbxContent>
                </v:textbox>
                <w10:anchorlock/>
              </v:shape>
            </w:pict>
          </mc:Fallback>
        </mc:AlternateContent>
      </w:r>
    </w:p>
    <w:p w14:paraId="7338C087" w14:textId="77777777" w:rsidR="0074071B" w:rsidRPr="002D23CD" w:rsidRDefault="0074071B" w:rsidP="00C02F41">
      <w:pPr>
        <w:rPr>
          <w:lang w:val="hu-HU"/>
        </w:rPr>
      </w:pPr>
    </w:p>
    <w:p w14:paraId="40755F89" w14:textId="412CED5E" w:rsidR="00EF0092" w:rsidRPr="002D23CD" w:rsidRDefault="00EF0092" w:rsidP="00C02F41">
      <w:pPr>
        <w:rPr>
          <w:lang w:val="hu-HU"/>
        </w:rPr>
      </w:pPr>
      <w:r w:rsidRPr="002D23CD">
        <w:rPr>
          <w:lang w:val="hu-HU"/>
        </w:rPr>
        <w:t xml:space="preserve">Valósítsuk meg </w:t>
      </w:r>
      <w:r w:rsidR="003E6E62" w:rsidRPr="002D23CD">
        <w:rPr>
          <w:lang w:val="hu-HU"/>
        </w:rPr>
        <w:t xml:space="preserve">a SplitViewController delegate kötelező </w:t>
      </w:r>
      <w:commentRangeStart w:id="228"/>
      <w:r w:rsidR="003E6E62" w:rsidRPr="002D23CD">
        <w:rPr>
          <w:lang w:val="hu-HU"/>
        </w:rPr>
        <w:t>metódusát</w:t>
      </w:r>
      <w:commentRangeEnd w:id="228"/>
      <w:r w:rsidR="003E6E62" w:rsidRPr="002D23CD">
        <w:rPr>
          <w:rStyle w:val="CommentReference"/>
          <w:lang w:val="hu-HU"/>
        </w:rPr>
        <w:commentReference w:id="228"/>
      </w:r>
      <w:r w:rsidRPr="002D23CD">
        <w:rPr>
          <w:lang w:val="hu-HU"/>
        </w:rPr>
        <w:t>:</w:t>
      </w:r>
    </w:p>
    <w:p w14:paraId="71DEEDF9" w14:textId="77777777" w:rsidR="00EF0092" w:rsidRPr="002D23CD" w:rsidRDefault="00EF0092" w:rsidP="00C02F41">
      <w:pPr>
        <w:rPr>
          <w:lang w:val="hu-HU"/>
        </w:rPr>
      </w:pPr>
    </w:p>
    <w:p w14:paraId="14E38387" w14:textId="6ACB0DAF" w:rsidR="00EF0092" w:rsidRPr="002D23CD" w:rsidRDefault="00EF0092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0AD8D03D" wp14:editId="3AB969BC">
                <wp:extent cx="5257800" cy="1739900"/>
                <wp:effectExtent l="0" t="0" r="0" b="12700"/>
                <wp:docPr id="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D9EF4" w14:textId="77777777" w:rsidR="00AB305E" w:rsidRPr="00EF0092" w:rsidRDefault="00AB305E" w:rsidP="00EF009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F009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splitViewController(splitController: 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UISplitViewController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collapseSecondaryViewController secondaryViewController: 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UIViewController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ontoPrimaryViewController primaryViewController: 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UIViewController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) -&gt; 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Bool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1B17E743" w14:textId="77777777" w:rsidR="00AB305E" w:rsidRPr="00EF0092" w:rsidRDefault="00AB305E" w:rsidP="00EF009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F009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return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09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true</w:t>
                            </w:r>
                          </w:p>
                          <w:p w14:paraId="7F0FA91D" w14:textId="77777777" w:rsidR="00AB305E" w:rsidRPr="00EF0092" w:rsidRDefault="00AB305E" w:rsidP="00EF009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F009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D8D03D" id="_x0000_s1030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4ltvQIAAOwFAAAOAAAAZHJzL2Uyb0RvYy54bWysVN9v2jAQfp+0/8HyO01gUErUUKVUTJNQ&#10;W62d+mwcB6I6Ps82JGza/76zk1DW9aXTXhKf/d3v7+7yqqkk2QtjS1ApHZ7FlAjFIS/VJqXfHpeD&#10;C0qsYypnEpRI6UFYejX/+OGy1okYwRZkLgxBI8omtU7p1jmdRJHlW1ExewZaKHwswFTMoWg2UW5Y&#10;jdYrGY3i+DyqweTaABfW4u1N+0jnwX5RCO7uisIKR2RKMTYXviZ81/4bzS9ZsjFMb0vehcH+IYqK&#10;lQqdHk3dMMfIzpR/mapKbsBC4c44VBEURclFyAGzGcavsnnYMi1CLlgcq49lsv/PLL/d3xtS5tg7&#10;ShSrsEWPonHkGhoy9dWptU0Q9KAR5hq89kifqdUr4M8WIdEJplWwiPaYpjCV/2OeBBWxAYdj0b0X&#10;jpeT0WR6EeMTx7fh9NNshoK3+qKujXWfBVTEH1JqsKshBLZfWddCe0iIDGSZL0spg+CZJBbSkD1D&#10;Dqw3o864PUVJ5bEKvFZrsL0RgUKtF5ZgyHj0SB98aO/PxWQ6yqaT2eA8mwwH42F8MciyeDS4WWZx&#10;Fo+Xi9n4+lfnstcPBWtr5Etn3UEKb1Wqr6LAZoRSvRE841woN+ysBbRHFRj0exQ7fMgj5Pce5bYi&#10;qBE8g3JH5apUYFpq/Fnz/LkPuWjxHWW6vH0JXLNuAgvHPjl/s4b8gJQz0I6s1XxZYvdXzLp7ZnBG&#10;kTG4d9wdfgoJdUqhO1GyBfPjrXuPx9HBV0pqnPmU2u87ZgQl8ovCoZriRvFL4lQwp8L6VFC7agFI&#10;KRwcjC4cUdk42R8LA9UTrqfMe8Unpjj6TqnrjwvXbiJcb1xkWQDhWtDMrdSD5v2keW4/Nk/M6G4A&#10;HBLpFvrtwJJXc9BiA390tnNI6jAkL1Xt6o8rJYxZt/78zjqVA+plSc9/AwAA//8DAFBLAwQUAAYA&#10;CAAAACEAOvmxAdkAAAAFAQAADwAAAGRycy9kb3ducmV2LnhtbEyPwU7DMBBE70j8g7VI3KhDVJUo&#10;xKlKERcuiJYPcOJtkmKvo9h1wt+zcIHLSKNZzbyttouzIuEUBk8K7lcZCKTWm4E6BR/Hl7sCRIia&#10;jLaeUMEXBtjW11eVLo2f6R3TIXaCSyiUWkEf41hKGdoenQ4rPyJxdvKT05Ht1Ekz6ZnLnZV5lm2k&#10;0wPxQq9H3PfYfh4uTkFa1vJtk+b01JjXvbS7cxiXZ6Vub5bdI4iIS/w7hh98RoeamRp/IROEVcCP&#10;xF/lrMgLto2C/GGdgawr+Z++/gYAAP//AwBQSwECLQAUAAYACAAAACEAtoM4kv4AAADhAQAAEwAA&#10;AAAAAAAAAAAAAAAAAAAAW0NvbnRlbnRfVHlwZXNdLnhtbFBLAQItABQABgAIAAAAIQA4/SH/1gAA&#10;AJQBAAALAAAAAAAAAAAAAAAAAC8BAABfcmVscy8ucmVsc1BLAQItABQABgAIAAAAIQCC34ltvQIA&#10;AOwFAAAOAAAAAAAAAAAAAAAAAC4CAABkcnMvZTJvRG9jLnhtbFBLAQItABQABgAIAAAAIQA6+bEB&#10;2QAAAAUBAAAPAAAAAAAAAAAAAAAAABcFAABkcnMvZG93bnJldi54bWxQSwUGAAAAAAQABADzAAAA&#10;HQYAAAAA&#10;" fillcolor="#eeece1 [3214]" stroked="f">
                <v:path arrowok="t"/>
                <v:textbox style="mso-fit-shape-to-text:t" inset="2mm,2mm,2mm,2mm">
                  <w:txbxContent>
                    <w:p w14:paraId="738D9EF4" w14:textId="77777777" w:rsidR="00AB305E" w:rsidRPr="00EF0092" w:rsidRDefault="00AB305E" w:rsidP="00EF009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EF009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EF009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splitViewController(splitController: </w:t>
                      </w:r>
                      <w:r w:rsidRPr="00EF009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UISplitViewController</w:t>
                      </w:r>
                      <w:r w:rsidRPr="00EF009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collapseSecondaryViewController secondaryViewController: </w:t>
                      </w:r>
                      <w:r w:rsidRPr="00EF009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UIViewController</w:t>
                      </w:r>
                      <w:r w:rsidRPr="00EF009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ontoPrimaryViewController primaryViewController: </w:t>
                      </w:r>
                      <w:r w:rsidRPr="00EF009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UIViewController</w:t>
                      </w:r>
                      <w:r w:rsidRPr="00EF009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) -&gt; </w:t>
                      </w:r>
                      <w:r w:rsidRPr="00EF009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Bool</w:t>
                      </w:r>
                      <w:r w:rsidRPr="00EF009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1B17E743" w14:textId="77777777" w:rsidR="00AB305E" w:rsidRPr="00EF0092" w:rsidRDefault="00AB305E" w:rsidP="00EF009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EF009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EF009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return</w:t>
                      </w:r>
                      <w:r w:rsidRPr="00EF009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EF009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true</w:t>
                      </w:r>
                    </w:p>
                    <w:p w14:paraId="7F0FA91D" w14:textId="77777777" w:rsidR="00AB305E" w:rsidRPr="00EF0092" w:rsidRDefault="00AB305E" w:rsidP="00EF009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EF009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397D6C" w14:textId="77777777" w:rsidR="00EF0092" w:rsidRPr="002D23CD" w:rsidRDefault="00EF0092" w:rsidP="00C02F41">
      <w:pPr>
        <w:rPr>
          <w:lang w:val="hu-HU"/>
        </w:rPr>
      </w:pPr>
    </w:p>
    <w:p w14:paraId="06856EB6" w14:textId="77777777" w:rsidR="00A301C2" w:rsidRPr="002D23CD" w:rsidRDefault="00A301C2" w:rsidP="003E6E62">
      <w:pPr>
        <w:rPr>
          <w:lang w:val="hu-HU"/>
        </w:rPr>
      </w:pPr>
    </w:p>
    <w:p w14:paraId="47F4F54A" w14:textId="215752E9" w:rsidR="00A301C2" w:rsidRPr="002D23CD" w:rsidRDefault="00A301C2" w:rsidP="003E6E62">
      <w:pPr>
        <w:rPr>
          <w:lang w:val="hu-HU"/>
        </w:rPr>
      </w:pPr>
      <w:r w:rsidRPr="002D23CD">
        <w:rPr>
          <w:lang w:val="hu-HU"/>
        </w:rPr>
        <w:t>Próbáljuk ki az alkalmazást, forgassuk el!</w:t>
      </w:r>
    </w:p>
    <w:p w14:paraId="1B72E210" w14:textId="77777777" w:rsidR="00A301C2" w:rsidRPr="002D23CD" w:rsidRDefault="00A301C2" w:rsidP="003E6E62">
      <w:pPr>
        <w:rPr>
          <w:lang w:val="hu-HU"/>
        </w:rPr>
      </w:pPr>
    </w:p>
    <w:p w14:paraId="42301E9B" w14:textId="48E2A0C1" w:rsidR="00CF0ED0" w:rsidRPr="002D23CD" w:rsidRDefault="003E6E62" w:rsidP="003E6E62">
      <w:pPr>
        <w:rPr>
          <w:lang w:val="hu-HU"/>
        </w:rPr>
      </w:pPr>
      <w:r w:rsidRPr="002D23CD">
        <w:rPr>
          <w:lang w:val="hu-HU"/>
        </w:rPr>
        <w:t>Majd adjunk hozzá egy új ViewController leszárm</w:t>
      </w:r>
      <w:r w:rsidR="00CF0ED0" w:rsidRPr="002D23CD">
        <w:rPr>
          <w:lang w:val="hu-HU"/>
        </w:rPr>
        <w:t>azot</w:t>
      </w:r>
      <w:r w:rsidR="003E7EBB">
        <w:rPr>
          <w:lang w:val="hu-HU"/>
        </w:rPr>
        <w:t>t</w:t>
      </w:r>
      <w:r w:rsidR="00CF0ED0" w:rsidRPr="002D23CD">
        <w:rPr>
          <w:lang w:val="hu-HU"/>
        </w:rPr>
        <w:t xml:space="preserve">at NameViewController néven. </w:t>
      </w:r>
    </w:p>
    <w:p w14:paraId="32BA0DFA" w14:textId="77777777" w:rsidR="00CF0ED0" w:rsidRPr="002D23CD" w:rsidRDefault="00CF0ED0" w:rsidP="003E6E62">
      <w:pPr>
        <w:rPr>
          <w:lang w:val="hu-HU"/>
        </w:rPr>
      </w:pPr>
    </w:p>
    <w:p w14:paraId="4939D4F7" w14:textId="6722730C" w:rsidR="003E6E62" w:rsidRPr="002D23CD" w:rsidRDefault="00CF0ED0" w:rsidP="003E6E62">
      <w:pPr>
        <w:rPr>
          <w:lang w:val="hu-HU"/>
        </w:rPr>
      </w:pPr>
      <w:r w:rsidRPr="002D23CD">
        <w:rPr>
          <w:lang w:val="hu-HU"/>
        </w:rPr>
        <w:t xml:space="preserve">Hozzunk létre outletet a labelnek TitleLabel néven, illetve egy nameToDisplay változót, majd módosítsuk a </w:t>
      </w:r>
      <w:r w:rsidR="003E7EBB">
        <w:rPr>
          <w:lang w:val="hu-HU"/>
        </w:rPr>
        <w:t>v</w:t>
      </w:r>
      <w:r w:rsidRPr="002D23CD">
        <w:rPr>
          <w:lang w:val="hu-HU"/>
        </w:rPr>
        <w:t>iewDidLoad metódust:</w:t>
      </w:r>
    </w:p>
    <w:p w14:paraId="0D293BFD" w14:textId="77777777" w:rsidR="003E6E62" w:rsidRPr="002D23CD" w:rsidRDefault="003E6E62" w:rsidP="00C02F41">
      <w:pPr>
        <w:rPr>
          <w:lang w:val="hu-HU"/>
        </w:rPr>
      </w:pPr>
    </w:p>
    <w:p w14:paraId="04E051E5" w14:textId="5CCDDD4E" w:rsidR="00CF0ED0" w:rsidRPr="002D23CD" w:rsidRDefault="00CF0ED0" w:rsidP="00C02F41">
      <w:pPr>
        <w:rPr>
          <w:lang w:val="hu-HU"/>
        </w:rPr>
      </w:pPr>
      <w:commentRangeStart w:id="229"/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60AFDAAB" wp14:editId="5564AA16">
                <wp:extent cx="5257800" cy="1739900"/>
                <wp:effectExtent l="0" t="0" r="0" b="12700"/>
                <wp:docPr id="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661E1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import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UIKit</w:t>
                            </w:r>
                          </w:p>
                          <w:p w14:paraId="6C15B3E7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17A3837B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class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NameViewController: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UIViewController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76F7C226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9E01C0D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@IBOutlet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weak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titleLabel: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UILabel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45A0D618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nameToDisplay : [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NSString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: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NSString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]?</w:t>
                            </w:r>
                          </w:p>
                          <w:p w14:paraId="46423979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5A3C03A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viewDidLoad() {</w:t>
                            </w:r>
                          </w:p>
                          <w:p w14:paraId="26127924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super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viewDidLoad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2DBE2E86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740B995A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nameToDisplay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==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7C070741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nameToDisplay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NameHandler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.sharedInstance.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names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!.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first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? [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NSString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: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NSString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34AE48AB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1D268BEF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AD3120F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name =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nameToDisplay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![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"name"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3E68B92B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titleLabel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text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\(name!)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 xml:space="preserve"> napja van."</w:t>
                            </w:r>
                          </w:p>
                          <w:p w14:paraId="25140BEC" w14:textId="3E765C10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A5254C5" w14:textId="0D1A2126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AFDAAB" id="_x0000_s1031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w2JvwIAAOwFAAAOAAAAZHJzL2Uyb0RvYy54bWysVFtv2jAUfp+0/2D5nSZhUErUUKVUTJPQ&#10;Wq2d+mwcB6I6Pp5tIGzaf9+xk1Da9aXTXhIf+zu371wur5pakp0wtgKV0eQspkQoDkWl1hn9/rAY&#10;XFBiHVMFk6BERg/C0qvZxw+Xe52KIWxAFsIQNKJsutcZ3Tin0yiyfCNqZs9AC4WPJZiaORTNOioM&#10;26P1WkbDOD6P9mAKbYALa/H2pn2ks2C/LAV3t2VphSMyoxibC18Tviv/jWaXLF0bpjcV78Jg/xBF&#10;zSqFTo+mbphjZGuqv0zVFTdgoXRnHOoIyrLiIuSA2STxq2zuN0yLkAuSY/WRJvv/zPKvuztDqiKj&#10;I0oUq7FED6Jx5BoaMvHs7LVNEXSvEeYavMYqh0ytXgJ/sgiJTjCtgkW0Z6MpTe3/mCdBRSzA4Ui6&#10;98LxcjwcTy5ifOL4lkw+TacoeKvP6tpY91lATfwhowarGkJgu6V1LbSHeG8WZFUsKimD4DtJzKUh&#10;O4Y9sFoPO+MvUFJ5rAKv1Rpsb0RoodYLSzFkPHqkDz6U99d8PBnmk/F0cJ6Pk8EoiS8GeR4PBzeL&#10;PM7j0WI+HV3/7lz2+oGwliNPnXUHKbxVqb6JEosRqHojeMa5UC7prAW0R5UY9HsUO3zII+T3HuWW&#10;EdQInkG5o3JdKTBta7zkvHjqQy5bfNcyXd6eAtesmtCFY5+cv1lBccCWM9COrNV8UWH1l8y6O2Zw&#10;RrFjcO+4W/yUEvYZhe5EyQbMz7fuPR5HB18p2ePMZ9T+2DIjKJFfFA7VBDeKXxKngjkVVqeC2tZz&#10;wJZKcMNpHo6obJzsj6WB+hHXU+694hNTHH1n1PXHuWs3Ea43LvI8gHAtaOaW6l7zftJ8bz80j8zo&#10;bgAcNtJX6LcDS1/NQYsN/aPzrcOmDkPyzGrHP66UMGbd+vM761QOqOclPfsDAAD//wMAUEsDBBQA&#10;BgAIAAAAIQA6+bEB2QAAAAUBAAAPAAAAZHJzL2Rvd25yZXYueG1sTI/BTsMwEETvSPyDtUjcqENU&#10;lSjEqUoRFy6Ilg9w4m2SYq+j2HXC37NwgctIo1nNvK22i7Mi4RQGTwruVxkIpNabgToFH8eXuwJE&#10;iJqMtp5QwRcG2NbXV5UujZ/pHdMhdoJLKJRaQR/jWEoZ2h6dDis/InF28pPTke3USTPpmcudlXmW&#10;baTTA/FCr0fc99h+Hi5OQVrW8m2T5vTUmNe9tLtzGJdnpW5vlt0jiIhL/DuGH3xGh5qZGn8hE4RV&#10;wI/EX+WsyAu2jYL8YZ2BrCv5n77+BgAA//8DAFBLAQItABQABgAIAAAAIQC2gziS/gAAAOEBAAAT&#10;AAAAAAAAAAAAAAAAAAAAAABbQ29udGVudF9UeXBlc10ueG1sUEsBAi0AFAAGAAgAAAAhADj9If/W&#10;AAAAlAEAAAsAAAAAAAAAAAAAAAAALwEAAF9yZWxzLy5yZWxzUEsBAi0AFAAGAAgAAAAhABtPDYm/&#10;AgAA7AUAAA4AAAAAAAAAAAAAAAAALgIAAGRycy9lMm9Eb2MueG1sUEsBAi0AFAAGAAgAAAAhADr5&#10;sQHZAAAABQEAAA8AAAAAAAAAAAAAAAAAGQUAAGRycy9kb3ducmV2LnhtbFBLBQYAAAAABAAEAPMA&#10;AAAfBgAAAAA=&#10;" fillcolor="#eeece1 [3214]" stroked="f">
                <v:path arrowok="t"/>
                <v:textbox style="mso-fit-shape-to-text:t" inset="2mm,2mm,2mm,2mm">
                  <w:txbxContent>
                    <w:p w14:paraId="29F661E1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import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UIKit</w:t>
                      </w:r>
                    </w:p>
                    <w:p w14:paraId="6C15B3E7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14:paraId="17A3837B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class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NameViewController: 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UIViewController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76F7C226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19E01C0D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@IBOutlet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weak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titleLabel: 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UILabel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</w:t>
                      </w:r>
                    </w:p>
                    <w:p w14:paraId="45A0D618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nameToDisplay : [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NSString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: 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NSString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]?</w:t>
                      </w:r>
                    </w:p>
                    <w:p w14:paraId="46423979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14:paraId="75A3C03A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viewDidLoad() {</w:t>
                      </w:r>
                    </w:p>
                    <w:p w14:paraId="26127924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super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301C2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viewDidLoad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2DBE2E86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740B995A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301C2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nameToDisplay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==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7C070741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 w:rsidRPr="00A301C2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nameToDisplay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A301C2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NameHandler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.sharedInstance.</w:t>
                      </w:r>
                      <w:r w:rsidRPr="00A301C2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names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!.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first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? [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NSString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: 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NSString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]</w:t>
                      </w:r>
                    </w:p>
                    <w:p w14:paraId="34AE48AB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1D268BEF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AD3120F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name = </w:t>
                      </w:r>
                      <w:r w:rsidRPr="00A301C2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nameToDisplay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![</w:t>
                      </w:r>
                      <w:r w:rsidRPr="00A301C2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"name"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]</w:t>
                      </w:r>
                    </w:p>
                    <w:p w14:paraId="3E68B92B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301C2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titleLabel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text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A301C2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\(name!)</w:t>
                      </w:r>
                      <w:r w:rsidRPr="00A301C2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 xml:space="preserve"> napja van."</w:t>
                      </w:r>
                    </w:p>
                    <w:p w14:paraId="25140BEC" w14:textId="3E765C10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A5254C5" w14:textId="0D1A2126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229"/>
      <w:r w:rsidR="00A301C2" w:rsidRPr="002D23CD">
        <w:rPr>
          <w:rStyle w:val="CommentReference"/>
          <w:lang w:val="hu-HU"/>
        </w:rPr>
        <w:commentReference w:id="229"/>
      </w:r>
    </w:p>
    <w:p w14:paraId="01EF025A" w14:textId="574412A0" w:rsidR="003E6E62" w:rsidRPr="002D23CD" w:rsidRDefault="00A301C2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698B6BE6" wp14:editId="24B7465A">
                <wp:extent cx="5257800" cy="301625"/>
                <wp:effectExtent l="0" t="0" r="25400" b="38100"/>
                <wp:docPr id="8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3016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EA63E" w14:textId="4786FA73" w:rsidR="00AB305E" w:rsidRPr="00E47556" w:rsidRDefault="00AB305E" w:rsidP="00A301C2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E0A5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https://gist.github.com/DjCantor/ea45f07c0c0df7095d9d#file-nameviewcontroller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8B6BE6" id="_x0000_s1032" type="#_x0000_t202" style="width:414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NrJ1wIAADgGAAAOAAAAZHJzL2Uyb0RvYy54bWysVFtv0zAUfkfiP1h+73JhvaxaOmWdipDK&#10;NrGhPbuO3UZzbGO7TQriv3PsJG0Zk9AQeXB8+c7tO5fLq6YSaMeMLZXMcHIWY8QkVUUp1xn++rgY&#10;TDCyjsiCCCVZhvfM4qvZ+3eXtZ6yVG2UKJhBoETaaa0zvHFOT6PI0g2riD1Tmkl45MpUxMHRrKPC&#10;kBq0VyJK43gU1coU2ijKrIXbm/YRz4J+zhl1d5xb5pDIMPjmwmrCuvJrNLsk07UhelPSzg3yD15U&#10;pJRg9KDqhjiCtqb8Q1VVUqOs4u6MqipSnJeUhRggmiR+Ec3DhmgWYgFyrD7QZP+fWnq7uzeoLDIM&#10;iZKkghQ9ssaha9WgSerpqbWdAupBA841cA9pDqFavVT02QIkOsG0AhbQno6Gm8r/IVAEgpCB/YF1&#10;b4bC5TAdjicxPFF4+xAno3To7UZHaW2s+8hUhfwmwwayGjwgu6V1LbSHeGNWibJYlEKEg68kNhcG&#10;7QjUwGqdBlGxrT6ror1LYvg6k6HwPDw48JsmIf+m3DVJr+boAsTRSrJQjq3HZArRw9Zr9DyEUvkx&#10;H47TfDy8GIzyYTI4T+LJIM/jdHCzyOM8Pl/ML86vf3YWevnAfUu3z4J1e8G8ViG/MA6JDay/QgSh&#10;lEnX+xvQHsWBtrcIdvgQR4jvLcItIyARLCvpDsJVKZUJiTokpM1V8dy7zFt8V31d3J4C16yaUNEj&#10;T5W/WaliD9VrVNv+VtNFCZW0JNbdEwP9DsUHM8zdwcKFqjOsuh1GG2W+v3bv8dCG8IpRDfMjw/bb&#10;lhiGkfgkoUHHMJ38wDk9mNPD6vQgt9VcQXkmMC01DVsQNk70W25U9QSjLvdW4YlICrYz7Prt3LVT&#10;DUYlZXkeQDBiNHFL+aBp37S+Tx6bJ2J010wOCulW9ZOGTF/0VIsN9aPzrVOLMjTckdWOfxhPoWO6&#10;Uern3+k5oI4Df/YLAAD//wMAUEsDBBQABgAIAAAAIQDHoAzf3QAAAAQBAAAPAAAAZHJzL2Rvd25y&#10;ZXYueG1sTI9BS8NAEIXvBf/DMoK3dmOJbUizKSoKWujBKmhv2+yYBLOzcXfbxH/v6EUvDx5veO+b&#10;Yj3aTpzQh9aRgstZAgKpcqalWsHL8/00AxGiJqM7R6jgCwOsy7NJoXPjBnrC0y7Wgkso5FpBE2Of&#10;SxmqBq0OM9cjcfbuvNWRra+l8XrgctvJeZIspNUt8UKje7xtsPrYHa2C5SK8Zu1N+hjfPtNttX/Y&#10;+OFuo9TF+Xi9AhFxjH/H8IPP6FAy08EdyQTRKeBH4q9yls0ztgcF6fIKZFnI//DlNwAAAP//AwBQ&#10;SwECLQAUAAYACAAAACEAtoM4kv4AAADhAQAAEwAAAAAAAAAAAAAAAAAAAAAAW0NvbnRlbnRfVHlw&#10;ZXNdLnhtbFBLAQItABQABgAIAAAAIQA4/SH/1gAAAJQBAAALAAAAAAAAAAAAAAAAAC8BAABfcmVs&#10;cy8ucmVsc1BLAQItABQABgAIAAAAIQCFdNrJ1wIAADgGAAAOAAAAAAAAAAAAAAAAAC4CAABkcnMv&#10;ZTJvRG9jLnhtbFBLAQItABQABgAIAAAAIQDHoAzf3QAAAAQBAAAPAAAAAAAAAAAAAAAAADEFAABk&#10;cnMvZG93bnJldi54bWxQSwUGAAAAAAQABADzAAAAOwYAAAAA&#10;" fillcolor="#1c1a10 [334]" strokecolor="black [3213]">
                <v:path arrowok="t"/>
                <v:textbox style="mso-fit-shape-to-text:t" inset="2mm,2mm,2mm,2mm">
                  <w:txbxContent>
                    <w:p w14:paraId="4F1EA63E" w14:textId="4786FA73" w:rsidR="00AB305E" w:rsidRPr="00E47556" w:rsidRDefault="00AB305E" w:rsidP="00A301C2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3E0A57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https://gist.github.com/DjCantor/ea45f07c0c0df7095d9d#file-nameviewcontroller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54D290" w14:textId="77777777" w:rsidR="00A301C2" w:rsidRPr="002D23CD" w:rsidRDefault="00A301C2" w:rsidP="00C02F41">
      <w:pPr>
        <w:rPr>
          <w:lang w:val="hu-HU"/>
        </w:rPr>
      </w:pPr>
    </w:p>
    <w:p w14:paraId="47BFB456" w14:textId="74B86AD7" w:rsidR="00E11A27" w:rsidRPr="002D23CD" w:rsidRDefault="00756E57" w:rsidP="00C02F41">
      <w:pPr>
        <w:rPr>
          <w:lang w:val="hu-HU"/>
        </w:rPr>
      </w:pPr>
      <w:r w:rsidRPr="002D23CD">
        <w:rPr>
          <w:lang w:val="hu-HU"/>
        </w:rPr>
        <w:t>Adjunk hozzá egy új TableViewController származott osztályt</w:t>
      </w:r>
      <w:r w:rsidR="00AB305E">
        <w:rPr>
          <w:lang w:val="hu-HU"/>
        </w:rPr>
        <w:t xml:space="preserve">. Állítsuk be a Storyboard Editorban, a MasterViewController identitásának, a cella azonosítónak állítsuk be, hogy NamesViewController néven </w:t>
      </w:r>
      <w:r w:rsidRPr="002D23CD">
        <w:rPr>
          <w:lang w:val="hu-HU"/>
        </w:rPr>
        <w:t>a tartalmát pedig módosítsuk</w:t>
      </w:r>
    </w:p>
    <w:p w14:paraId="15B2F93E" w14:textId="77777777" w:rsidR="00756E57" w:rsidRPr="002D23CD" w:rsidRDefault="00756E57" w:rsidP="00C02F41">
      <w:pPr>
        <w:rPr>
          <w:lang w:val="hu-HU"/>
        </w:rPr>
      </w:pPr>
    </w:p>
    <w:p w14:paraId="0EBD17C0" w14:textId="647A9AC7" w:rsidR="00B7274A" w:rsidRPr="002D23CD" w:rsidRDefault="00B7274A" w:rsidP="00C02F41">
      <w:pPr>
        <w:rPr>
          <w:lang w:val="hu-HU"/>
        </w:rPr>
      </w:pPr>
      <w:commentRangeStart w:id="230"/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4E90AC4B" wp14:editId="1F2E9795">
                <wp:extent cx="5257800" cy="1739900"/>
                <wp:effectExtent l="0" t="0" r="0" b="12700"/>
                <wp:docPr id="6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6971F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31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32" w:author="Microsoft Office User" w:date="2015-11-04T22:06:00Z">
                                  <w:rPr>
                                    <w:ins w:id="233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34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235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import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3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UIKit</w:t>
                              </w:r>
                            </w:ins>
                          </w:p>
                          <w:p w14:paraId="33704CD7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37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38" w:author="Microsoft Office User" w:date="2015-11-04T22:06:00Z">
                                  <w:rPr>
                                    <w:ins w:id="239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</w:p>
                          <w:p w14:paraId="7640A001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40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41" w:author="Microsoft Office User" w:date="2015-11-04T22:06:00Z">
                                  <w:rPr>
                                    <w:ins w:id="242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43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244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class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4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NamesViewController: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246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UITableViewController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4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{</w:t>
                              </w:r>
                            </w:ins>
                          </w:p>
                          <w:p w14:paraId="284746A4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48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49" w:author="Microsoft Office User" w:date="2015-11-04T22:06:00Z">
                                  <w:rPr>
                                    <w:ins w:id="250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51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5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</w:ins>
                          </w:p>
                          <w:p w14:paraId="516DDA38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53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54" w:author="Microsoft Office User" w:date="2015-11-04T22:06:00Z">
                                  <w:rPr>
                                    <w:ins w:id="255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56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5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258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var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5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names = [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260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AnyObject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6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]()</w:t>
                              </w:r>
                            </w:ins>
                          </w:p>
                          <w:p w14:paraId="7E596B9C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62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63" w:author="Microsoft Office User" w:date="2015-11-04T22:06:00Z">
                                  <w:rPr>
                                    <w:ins w:id="264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65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6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</w:ins>
                          </w:p>
                          <w:p w14:paraId="478234A3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67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68" w:author="Microsoft Office User" w:date="2015-11-04T22:06:00Z">
                                  <w:rPr>
                                    <w:ins w:id="269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70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7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272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override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7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274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func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7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viewDidLoad() {</w:t>
                              </w:r>
                            </w:ins>
                          </w:p>
                          <w:p w14:paraId="692A1985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76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77" w:author="Microsoft Office User" w:date="2015-11-04T22:06:00Z">
                                  <w:rPr>
                                    <w:ins w:id="278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79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8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</w:ins>
                          </w:p>
                          <w:p w14:paraId="0F21E806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81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82" w:author="Microsoft Office User" w:date="2015-11-04T22:06:00Z">
                                  <w:rPr>
                                    <w:ins w:id="283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84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8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286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super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8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2E0D6E"/>
                                  <w:sz w:val="16"/>
                                  <w:szCs w:val="22"/>
                                  <w:rPrChange w:id="288" w:author="Microsoft Office User" w:date="2015-11-04T22:06:00Z">
                                    <w:rPr>
                                      <w:rFonts w:ascii="Menlo" w:hAnsi="Menlo" w:cs="Menlo"/>
                                      <w:color w:val="2E0D6E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viewDidLoad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8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()</w:t>
                              </w:r>
                            </w:ins>
                          </w:p>
                          <w:p w14:paraId="22CEE674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90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91" w:author="Microsoft Office User" w:date="2015-11-04T22:06:00Z">
                                  <w:rPr>
                                    <w:ins w:id="292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93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9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</w:ins>
                          </w:p>
                          <w:p w14:paraId="766BB36C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295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296" w:author="Microsoft Office User" w:date="2015-11-04T22:06:00Z">
                                  <w:rPr>
                                    <w:ins w:id="297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298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29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3F6E74"/>
                                  <w:sz w:val="16"/>
                                  <w:szCs w:val="22"/>
                                  <w:rPrChange w:id="300" w:author="Microsoft Office User" w:date="2015-11-04T22:06:00Z">
                                    <w:rPr>
                                      <w:rFonts w:ascii="Menlo" w:hAnsi="Menlo" w:cs="Menlo"/>
                                      <w:color w:val="3F6E74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names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0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3F6E74"/>
                                  <w:sz w:val="16"/>
                                  <w:szCs w:val="22"/>
                                  <w:rPrChange w:id="302" w:author="Microsoft Office User" w:date="2015-11-04T22:06:00Z">
                                    <w:rPr>
                                      <w:rFonts w:ascii="Menlo" w:hAnsi="Menlo" w:cs="Menlo"/>
                                      <w:color w:val="3F6E74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NameHandler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0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.sharedInstance.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3F6E74"/>
                                  <w:sz w:val="16"/>
                                  <w:szCs w:val="22"/>
                                  <w:rPrChange w:id="304" w:author="Microsoft Office User" w:date="2015-11-04T22:06:00Z">
                                    <w:rPr>
                                      <w:rFonts w:ascii="Menlo" w:hAnsi="Menlo" w:cs="Menlo"/>
                                      <w:color w:val="3F6E74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names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0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!</w:t>
                              </w:r>
                            </w:ins>
                          </w:p>
                          <w:p w14:paraId="1CCF3AC9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06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07" w:author="Microsoft Office User" w:date="2015-11-04T22:06:00Z">
                                  <w:rPr>
                                    <w:ins w:id="308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09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1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</w:ins>
                          </w:p>
                          <w:p w14:paraId="550EF0EF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11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12" w:author="Microsoft Office User" w:date="2015-11-04T22:06:00Z">
                                  <w:rPr>
                                    <w:ins w:id="313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14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1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316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title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1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C41A16"/>
                                  <w:sz w:val="16"/>
                                  <w:szCs w:val="22"/>
                                  <w:rPrChange w:id="318" w:author="Microsoft Office User" w:date="2015-11-04T22:06:00Z">
                                    <w:rPr>
                                      <w:rFonts w:ascii="Menlo" w:hAnsi="Menlo" w:cs="Menlo"/>
                                      <w:color w:val="C41A16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"Mai névnapok"</w:t>
                              </w:r>
                            </w:ins>
                          </w:p>
                          <w:p w14:paraId="393DD857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19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20" w:author="Microsoft Office User" w:date="2015-11-04T22:06:00Z">
                                  <w:rPr>
                                    <w:ins w:id="321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22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2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}</w:t>
                              </w:r>
                            </w:ins>
                          </w:p>
                          <w:p w14:paraId="14A16171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24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25" w:author="Microsoft Office User" w:date="2015-11-04T22:06:00Z">
                                  <w:rPr>
                                    <w:ins w:id="326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27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2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</w:ins>
                          </w:p>
                          <w:p w14:paraId="0E23EBBE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29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30" w:author="Microsoft Office User" w:date="2015-11-04T22:06:00Z">
                                  <w:rPr>
                                    <w:ins w:id="331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32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3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334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override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3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336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func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3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numberOfSectionsInTableView(tableView: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338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UITableView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3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) -&gt;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340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Int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4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{</w:t>
                              </w:r>
                            </w:ins>
                          </w:p>
                          <w:p w14:paraId="13179AA3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42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43" w:author="Microsoft Office User" w:date="2015-11-04T22:06:00Z">
                                  <w:rPr>
                                    <w:ins w:id="344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45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4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347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return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4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1C00CF"/>
                                  <w:sz w:val="16"/>
                                  <w:szCs w:val="22"/>
                                  <w:rPrChange w:id="349" w:author="Microsoft Office User" w:date="2015-11-04T22:06:00Z">
                                    <w:rPr>
                                      <w:rFonts w:ascii="Menlo" w:hAnsi="Menlo" w:cs="Menlo"/>
                                      <w:color w:val="1C00CF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1</w:t>
                              </w:r>
                            </w:ins>
                          </w:p>
                          <w:p w14:paraId="0B94250D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50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51" w:author="Microsoft Office User" w:date="2015-11-04T22:06:00Z">
                                  <w:rPr>
                                    <w:ins w:id="352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53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5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}</w:t>
                              </w:r>
                            </w:ins>
                          </w:p>
                          <w:p w14:paraId="4D5E224A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55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56" w:author="Microsoft Office User" w:date="2015-11-04T22:06:00Z">
                                  <w:rPr>
                                    <w:ins w:id="357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58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5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</w:ins>
                          </w:p>
                          <w:p w14:paraId="2F563E0F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60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61" w:author="Microsoft Office User" w:date="2015-11-04T22:06:00Z">
                                  <w:rPr>
                                    <w:ins w:id="362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63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6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365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override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6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367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func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6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tableView(tableView: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369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UITableView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7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, numberOfRowsInSection section: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371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Int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7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) -&gt;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373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Int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7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{</w:t>
                              </w:r>
                            </w:ins>
                          </w:p>
                          <w:p w14:paraId="1A97A2BD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75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76" w:author="Microsoft Office User" w:date="2015-11-04T22:06:00Z">
                                  <w:rPr>
                                    <w:ins w:id="377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78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7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380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return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8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3F6E74"/>
                                  <w:sz w:val="16"/>
                                  <w:szCs w:val="22"/>
                                  <w:rPrChange w:id="382" w:author="Microsoft Office User" w:date="2015-11-04T22:06:00Z">
                                    <w:rPr>
                                      <w:rFonts w:ascii="Menlo" w:hAnsi="Menlo" w:cs="Menlo"/>
                                      <w:color w:val="3F6E74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names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8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384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count</w:t>
                              </w:r>
                            </w:ins>
                          </w:p>
                          <w:p w14:paraId="464AE59B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85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86" w:author="Microsoft Office User" w:date="2015-11-04T22:06:00Z">
                                  <w:rPr>
                                    <w:ins w:id="387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88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8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}</w:t>
                              </w:r>
                            </w:ins>
                          </w:p>
                          <w:p w14:paraId="425746F2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90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91" w:author="Microsoft Office User" w:date="2015-11-04T22:06:00Z">
                                  <w:rPr>
                                    <w:ins w:id="392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93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9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</w:ins>
                          </w:p>
                          <w:p w14:paraId="29499160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395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396" w:author="Microsoft Office User" w:date="2015-11-04T22:06:00Z">
                                  <w:rPr>
                                    <w:ins w:id="397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398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39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400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override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0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402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func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0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tableView(tableView: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04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UITableView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0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, cellForRowAtIndexPath indexPath: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06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NSIndexPath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0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) -&gt;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08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UITableViewCell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0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{</w:t>
                              </w:r>
                            </w:ins>
                          </w:p>
                          <w:p w14:paraId="065AD317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10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411" w:author="Microsoft Office User" w:date="2015-11-04T22:06:00Z">
                                  <w:rPr>
                                    <w:ins w:id="412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13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1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</w:ins>
                          </w:p>
                          <w:p w14:paraId="6560CA35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15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416" w:author="Microsoft Office User" w:date="2015-11-04T22:06:00Z">
                                  <w:rPr>
                                    <w:ins w:id="417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18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1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420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2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cell = tableView.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2E0D6E"/>
                                  <w:sz w:val="16"/>
                                  <w:szCs w:val="22"/>
                                  <w:rPrChange w:id="422" w:author="Microsoft Office User" w:date="2015-11-04T22:06:00Z">
                                    <w:rPr>
                                      <w:rFonts w:ascii="Menlo" w:hAnsi="Menlo" w:cs="Menlo"/>
                                      <w:color w:val="2E0D6E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dequeueReusableCellWithIdentifier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2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(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C41A16"/>
                                  <w:sz w:val="16"/>
                                  <w:szCs w:val="22"/>
                                  <w:rPrChange w:id="424" w:author="Microsoft Office User" w:date="2015-11-04T22:06:00Z">
                                    <w:rPr>
                                      <w:rFonts w:ascii="Menlo" w:hAnsi="Menlo" w:cs="Menlo"/>
                                      <w:color w:val="C41A16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"NameCell"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2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, forIndexPath: indexPath)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426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2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28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UITableViewCell</w:t>
                              </w:r>
                            </w:ins>
                          </w:p>
                          <w:p w14:paraId="4D3A3D94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29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430" w:author="Microsoft Office User" w:date="2015-11-04T22:06:00Z">
                                  <w:rPr>
                                    <w:ins w:id="431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32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3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</w:ins>
                          </w:p>
                          <w:p w14:paraId="4E5926F0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34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435" w:author="Microsoft Office User" w:date="2015-11-04T22:06:00Z">
                                  <w:rPr>
                                    <w:ins w:id="436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37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3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439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4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name 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3F6E74"/>
                                  <w:sz w:val="16"/>
                                  <w:szCs w:val="22"/>
                                  <w:rPrChange w:id="441" w:author="Microsoft Office User" w:date="2015-11-04T22:06:00Z">
                                    <w:rPr>
                                      <w:rFonts w:ascii="Menlo" w:hAnsi="Menlo" w:cs="Menlo"/>
                                      <w:color w:val="3F6E74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names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4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[indexPath.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43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row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4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]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445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4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! [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47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NSString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4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49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NSString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5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]</w:t>
                              </w:r>
                            </w:ins>
                          </w:p>
                          <w:p w14:paraId="4D37ACAA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51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452" w:author="Microsoft Office User" w:date="2015-11-04T22:06:00Z">
                                  <w:rPr>
                                    <w:ins w:id="453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54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5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</w:ins>
                          </w:p>
                          <w:p w14:paraId="6BE7C9AD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56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457" w:author="Microsoft Office User" w:date="2015-11-04T22:06:00Z">
                                  <w:rPr>
                                    <w:ins w:id="458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59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6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cell.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61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textLabel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6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?.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63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text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6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name[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C41A16"/>
                                  <w:sz w:val="16"/>
                                  <w:szCs w:val="22"/>
                                  <w:rPrChange w:id="465" w:author="Microsoft Office User" w:date="2015-11-04T22:06:00Z">
                                    <w:rPr>
                                      <w:rFonts w:ascii="Menlo" w:hAnsi="Menlo" w:cs="Menlo"/>
                                      <w:color w:val="C41A16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"name"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6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]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467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6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!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69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String</w:t>
                              </w:r>
                            </w:ins>
                          </w:p>
                          <w:p w14:paraId="3630DC79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70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471" w:author="Microsoft Office User" w:date="2015-11-04T22:06:00Z">
                                  <w:rPr>
                                    <w:ins w:id="472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73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7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cell.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75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imageView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7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?.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77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contentMode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7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79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UIViewContentMode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8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2E0D6E"/>
                                  <w:sz w:val="16"/>
                                  <w:szCs w:val="22"/>
                                  <w:rPrChange w:id="481" w:author="Microsoft Office User" w:date="2015-11-04T22:06:00Z">
                                    <w:rPr>
                                      <w:rFonts w:ascii="Menlo" w:hAnsi="Menlo" w:cs="Menlo"/>
                                      <w:color w:val="2E0D6E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ScaleAspectFill</w:t>
                              </w:r>
                            </w:ins>
                          </w:p>
                          <w:p w14:paraId="0B86D3B8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82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483" w:author="Microsoft Office User" w:date="2015-11-04T22:06:00Z">
                                  <w:rPr>
                                    <w:ins w:id="484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85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8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cell.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87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imageView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8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?.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89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image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9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491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UIImage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9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(named: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C41A16"/>
                                  <w:sz w:val="16"/>
                                  <w:szCs w:val="22"/>
                                  <w:rPrChange w:id="493" w:author="Microsoft Office User" w:date="2015-11-04T22:06:00Z">
                                    <w:rPr>
                                      <w:rFonts w:ascii="Menlo" w:hAnsi="Menlo" w:cs="Menlo"/>
                                      <w:color w:val="C41A16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"Flower"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9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)</w:t>
                              </w:r>
                            </w:ins>
                          </w:p>
                          <w:p w14:paraId="4E74F171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495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496" w:author="Microsoft Office User" w:date="2015-11-04T22:06:00Z">
                                  <w:rPr>
                                    <w:ins w:id="497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498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49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</w:ins>
                          </w:p>
                          <w:p w14:paraId="775F4D58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00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01" w:author="Microsoft Office User" w:date="2015-11-04T22:06:00Z">
                                  <w:rPr>
                                    <w:ins w:id="502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503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0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05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return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0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cell</w:t>
                              </w:r>
                            </w:ins>
                          </w:p>
                          <w:p w14:paraId="1E272C3F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07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08" w:author="Microsoft Office User" w:date="2015-11-04T22:06:00Z">
                                  <w:rPr>
                                    <w:ins w:id="509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510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1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}</w:t>
                              </w:r>
                            </w:ins>
                          </w:p>
                          <w:p w14:paraId="5FD9295A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12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13" w:author="Microsoft Office User" w:date="2015-11-04T22:06:00Z">
                                  <w:rPr>
                                    <w:ins w:id="514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515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1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</w:ins>
                          </w:p>
                          <w:p w14:paraId="291451F1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17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18" w:author="Microsoft Office User" w:date="2015-11-04T22:06:00Z">
                                  <w:rPr>
                                    <w:ins w:id="519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520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2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22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override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2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24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func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2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prepareForSegue(segue: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26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UIStoryboardSegue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2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, sender: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28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AnyObject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2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?) {</w:t>
                              </w:r>
                            </w:ins>
                          </w:p>
                          <w:p w14:paraId="0B9841C7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30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31" w:author="Microsoft Office User" w:date="2015-11-04T22:06:00Z">
                                  <w:rPr>
                                    <w:ins w:id="532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533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3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35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if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3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segue.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37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identifier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3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C41A16"/>
                                  <w:sz w:val="16"/>
                                  <w:szCs w:val="22"/>
                                  <w:rPrChange w:id="539" w:author="Microsoft Office User" w:date="2015-11-04T22:06:00Z">
                                    <w:rPr>
                                      <w:rFonts w:ascii="Menlo" w:hAnsi="Menlo" w:cs="Menlo"/>
                                      <w:color w:val="C41A16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"ShowDetailSegue"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4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{</w:t>
                              </w:r>
                            </w:ins>
                          </w:p>
                          <w:p w14:paraId="6B201DBF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41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42" w:author="Microsoft Office User" w:date="2015-11-04T22:06:00Z">
                                  <w:rPr>
                                    <w:ins w:id="543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544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4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46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if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4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48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4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indexPath 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50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self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5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52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tableView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5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54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indexPathForSelectedRow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5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{</w:t>
                              </w:r>
                            </w:ins>
                          </w:p>
                          <w:p w14:paraId="4A2219E7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56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57" w:author="Microsoft Office User" w:date="2015-11-04T22:06:00Z">
                                  <w:rPr>
                                    <w:ins w:id="558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559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6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61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6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object 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3F6E74"/>
                                  <w:sz w:val="16"/>
                                  <w:szCs w:val="22"/>
                                  <w:rPrChange w:id="563" w:author="Microsoft Office User" w:date="2015-11-04T22:06:00Z">
                                    <w:rPr>
                                      <w:rFonts w:ascii="Menlo" w:hAnsi="Menlo" w:cs="Menlo"/>
                                      <w:color w:val="3F6E74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names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6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[indexPath.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65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row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6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]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67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6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! [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69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NSString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7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: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71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NSString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7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]</w:t>
                              </w:r>
                            </w:ins>
                          </w:p>
                          <w:p w14:paraId="194893F4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73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74" w:author="Microsoft Office User" w:date="2015-11-04T22:06:00Z">
                                  <w:rPr>
                                    <w:ins w:id="575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576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7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       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78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let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7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controller = (segue.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80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destinationViewController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8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82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83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!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84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UINavigationController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8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).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586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topViewController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8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588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as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8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!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3F6E74"/>
                                  <w:sz w:val="16"/>
                                  <w:szCs w:val="22"/>
                                  <w:rPrChange w:id="590" w:author="Microsoft Office User" w:date="2015-11-04T22:06:00Z">
                                    <w:rPr>
                                      <w:rFonts w:ascii="Menlo" w:hAnsi="Menlo" w:cs="Menlo"/>
                                      <w:color w:val="3F6E74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NameViewController</w:t>
                              </w:r>
                            </w:ins>
                          </w:p>
                          <w:p w14:paraId="1060B3BD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91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92" w:author="Microsoft Office User" w:date="2015-11-04T22:06:00Z">
                                  <w:rPr>
                                    <w:ins w:id="593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594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95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        controller.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3F6E74"/>
                                  <w:sz w:val="16"/>
                                  <w:szCs w:val="22"/>
                                  <w:rPrChange w:id="596" w:author="Microsoft Office User" w:date="2015-11-04T22:06:00Z">
                                    <w:rPr>
                                      <w:rFonts w:ascii="Menlo" w:hAnsi="Menlo" w:cs="Menlo"/>
                                      <w:color w:val="3F6E74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nameToDisplay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59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object</w:t>
                              </w:r>
                            </w:ins>
                          </w:p>
                          <w:p w14:paraId="68DC00B2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598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599" w:author="Microsoft Office User" w:date="2015-11-04T22:06:00Z">
                                  <w:rPr>
                                    <w:ins w:id="600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601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0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        controller.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603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navigationItem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04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605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leftBarButtonItem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06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607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self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08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609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splitViewController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10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?.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2E0D6E"/>
                                  <w:sz w:val="16"/>
                                  <w:szCs w:val="22"/>
                                  <w:rPrChange w:id="611" w:author="Microsoft Office User" w:date="2015-11-04T22:06:00Z">
                                    <w:rPr>
                                      <w:rFonts w:ascii="Menlo" w:hAnsi="Menlo" w:cs="Menlo"/>
                                      <w:color w:val="2E0D6E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displayModeButtonItem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1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()</w:t>
                              </w:r>
                            </w:ins>
                          </w:p>
                          <w:p w14:paraId="5B139EDA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613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614" w:author="Microsoft Office User" w:date="2015-11-04T22:06:00Z">
                                  <w:rPr>
                                    <w:ins w:id="615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616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1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        controller.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618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navigationItem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19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.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5C2699"/>
                                  <w:sz w:val="16"/>
                                  <w:szCs w:val="22"/>
                                  <w:rPrChange w:id="620" w:author="Microsoft Office User" w:date="2015-11-04T22:06:00Z">
                                    <w:rPr>
                                      <w:rFonts w:ascii="Menlo" w:hAnsi="Menlo" w:cs="Menlo"/>
                                      <w:color w:val="5C2699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leftItemsSupplementBackButton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21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= </w:t>
                              </w:r>
                              <w:r w:rsidRPr="00452D46">
                                <w:rPr>
                                  <w:rFonts w:ascii="Menlo" w:hAnsi="Menlo" w:cs="Menlo"/>
                                  <w:color w:val="AA0D91"/>
                                  <w:sz w:val="16"/>
                                  <w:szCs w:val="22"/>
                                  <w:rPrChange w:id="622" w:author="Microsoft Office User" w:date="2015-11-04T22:06:00Z">
                                    <w:rPr>
                                      <w:rFonts w:ascii="Menlo" w:hAnsi="Menlo" w:cs="Menlo"/>
                                      <w:color w:val="AA0D91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true</w:t>
                              </w:r>
                            </w:ins>
                          </w:p>
                          <w:p w14:paraId="1AC20A82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623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624" w:author="Microsoft Office User" w:date="2015-11-04T22:06:00Z">
                                  <w:rPr>
                                    <w:ins w:id="625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626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2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    }</w:t>
                              </w:r>
                            </w:ins>
                          </w:p>
                          <w:p w14:paraId="2119D3A0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628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629" w:author="Microsoft Office User" w:date="2015-11-04T22:06:00Z">
                                  <w:rPr>
                                    <w:ins w:id="630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631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3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    }</w:t>
                              </w:r>
                            </w:ins>
                          </w:p>
                          <w:p w14:paraId="76D87604" w14:textId="77777777" w:rsidR="00452D46" w:rsidRPr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ins w:id="633" w:author="Microsoft Office User" w:date="2015-11-04T22:06:00Z"/>
                                <w:rFonts w:ascii="Menlo" w:hAnsi="Menlo" w:cs="Menlo"/>
                                <w:color w:val="000000"/>
                                <w:sz w:val="16"/>
                                <w:szCs w:val="22"/>
                                <w:rPrChange w:id="634" w:author="Microsoft Office User" w:date="2015-11-04T22:06:00Z">
                                  <w:rPr>
                                    <w:ins w:id="635" w:author="Microsoft Office User" w:date="2015-11-04T22:06:00Z"/>
                                    <w:rFonts w:ascii="Menlo" w:hAnsi="Menlo" w:cs="Menlo"/>
                                    <w:color w:val="000000"/>
                                    <w:sz w:val="22"/>
                                    <w:szCs w:val="22"/>
                                  </w:rPr>
                                </w:rPrChange>
                              </w:rPr>
                            </w:pPr>
                            <w:ins w:id="636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37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 xml:space="preserve">    }</w:t>
                              </w:r>
                            </w:ins>
                          </w:p>
                          <w:p w14:paraId="258A543B" w14:textId="1BB72707" w:rsidR="00AB305E" w:rsidRPr="00452D46" w:rsidDel="00452D46" w:rsidRDefault="00452D46" w:rsidP="00452D4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38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39" w:author="Microsoft Office User" w:date="2015-11-04T22:06:00Z">
                                  <w:rPr>
                                    <w:del w:id="640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ins w:id="641" w:author="Microsoft Office User" w:date="2015-11-04T22:06:00Z">
                              <w:r w:rsidRPr="00452D46">
                                <w:rPr>
                                  <w:rFonts w:ascii="Menlo" w:hAnsi="Menlo" w:cs="Menlo"/>
                                  <w:color w:val="000000"/>
                                  <w:sz w:val="16"/>
                                  <w:szCs w:val="22"/>
                                  <w:rPrChange w:id="642" w:author="Microsoft Office User" w:date="2015-11-04T22:06:00Z">
                                    <w:rPr>
                                      <w:rFonts w:ascii="Menlo" w:hAnsi="Menlo" w:cs="Menlo"/>
                                      <w:color w:val="000000"/>
                                      <w:sz w:val="22"/>
                                      <w:szCs w:val="22"/>
                                    </w:rPr>
                                  </w:rPrChange>
                                </w:rPr>
                                <w:t>}</w: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64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t xml:space="preserve"> </w:t>
                              </w:r>
                            </w:ins>
                            <w:del w:id="644" w:author="Microsoft Office User" w:date="2015-11-04T22:06:00Z">
                              <w:r w:rsidR="00AB305E"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64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import</w:delText>
                              </w:r>
                              <w:r w:rsidR="00AB305E"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4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UIKit</w:delText>
                              </w:r>
                            </w:del>
                          </w:p>
                          <w:p w14:paraId="46CE29F5" w14:textId="39F13F4D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47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48" w:author="Microsoft Office User" w:date="2015-11-04T22:06:00Z">
                                  <w:rPr>
                                    <w:del w:id="649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</w:p>
                          <w:p w14:paraId="6E2C83A1" w14:textId="497F3188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50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51" w:author="Microsoft Office User" w:date="2015-11-04T22:06:00Z">
                                  <w:rPr>
                                    <w:del w:id="652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653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65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class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5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NamesViewController: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65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UITableViewController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5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{</w:delText>
                              </w:r>
                            </w:del>
                          </w:p>
                          <w:p w14:paraId="3CC29958" w14:textId="0E48DDD5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58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59" w:author="Microsoft Office User" w:date="2015-11-04T22:06:00Z">
                                  <w:rPr>
                                    <w:del w:id="660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661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6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</w:delText>
                              </w:r>
                            </w:del>
                          </w:p>
                          <w:p w14:paraId="1081A781" w14:textId="4B3859C2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63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64" w:author="Microsoft Office User" w:date="2015-11-04T22:06:00Z">
                                  <w:rPr>
                                    <w:del w:id="665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666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6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66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var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6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names = [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67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AnyObject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7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]()</w:delText>
                              </w:r>
                            </w:del>
                          </w:p>
                          <w:p w14:paraId="5903ADDE" w14:textId="4BD84669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72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73" w:author="Microsoft Office User" w:date="2015-11-04T22:06:00Z">
                                  <w:rPr>
                                    <w:del w:id="674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</w:p>
                          <w:p w14:paraId="7D320BB7" w14:textId="759B43A8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75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76" w:author="Microsoft Office User" w:date="2015-11-04T22:06:00Z">
                                  <w:rPr>
                                    <w:del w:id="677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678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7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68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override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8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68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func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8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viewDidLoad() {</w:delText>
                              </w:r>
                            </w:del>
                          </w:p>
                          <w:p w14:paraId="03F8652B" w14:textId="14FE3A9F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84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85" w:author="Microsoft Office User" w:date="2015-11-04T22:06:00Z">
                                  <w:rPr>
                                    <w:del w:id="686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687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8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</w:del>
                          </w:p>
                          <w:p w14:paraId="6B4DD57F" w14:textId="5F8AF14B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89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90" w:author="Microsoft Office User" w:date="2015-11-04T22:06:00Z">
                                  <w:rPr>
                                    <w:del w:id="691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692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9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69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super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9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2E0D6E"/>
                                  <w:sz w:val="11"/>
                                  <w:szCs w:val="18"/>
                                  <w:rPrChange w:id="69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2E0D6E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viewDidLoad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69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()</w:delText>
                              </w:r>
                            </w:del>
                          </w:p>
                          <w:p w14:paraId="24044FCA" w14:textId="7057B7B7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698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699" w:author="Microsoft Office User" w:date="2015-11-04T22:06:00Z">
                                  <w:rPr>
                                    <w:del w:id="700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</w:p>
                          <w:p w14:paraId="5475CC87" w14:textId="7D139BC7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01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02" w:author="Microsoft Office User" w:date="2015-11-04T22:06:00Z">
                                  <w:rPr>
                                    <w:del w:id="703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04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0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3F6E74"/>
                                  <w:sz w:val="11"/>
                                  <w:szCs w:val="18"/>
                                  <w:rPrChange w:id="70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3F6E74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names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0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3F6E74"/>
                                  <w:sz w:val="11"/>
                                  <w:szCs w:val="18"/>
                                  <w:rPrChange w:id="70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3F6E74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NameHandler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0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.sharedInstance.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3F6E74"/>
                                  <w:sz w:val="11"/>
                                  <w:szCs w:val="18"/>
                                  <w:rPrChange w:id="71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3F6E74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names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1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!</w:delText>
                              </w:r>
                            </w:del>
                          </w:p>
                          <w:p w14:paraId="46343035" w14:textId="25B3EDA6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12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13" w:author="Microsoft Office User" w:date="2015-11-04T22:06:00Z">
                                  <w:rPr>
                                    <w:del w:id="714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15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1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</w:del>
                          </w:p>
                          <w:p w14:paraId="5B2A40F0" w14:textId="3D670618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17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18" w:author="Microsoft Office User" w:date="2015-11-04T22:06:00Z">
                                  <w:rPr>
                                    <w:del w:id="719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20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2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72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title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2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C41A16"/>
                                  <w:sz w:val="11"/>
                                  <w:szCs w:val="18"/>
                                  <w:rPrChange w:id="72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C41A16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"Mai névnapok"</w:delText>
                              </w:r>
                            </w:del>
                          </w:p>
                          <w:p w14:paraId="7F0A0F4D" w14:textId="223F29C4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25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26" w:author="Microsoft Office User" w:date="2015-11-04T22:06:00Z">
                                  <w:rPr>
                                    <w:del w:id="727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28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2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}</w:delText>
                              </w:r>
                            </w:del>
                          </w:p>
                          <w:p w14:paraId="3FF9EE31" w14:textId="6C3217AC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30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31" w:author="Microsoft Office User" w:date="2015-11-04T22:06:00Z">
                                  <w:rPr>
                                    <w:del w:id="732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</w:p>
                          <w:p w14:paraId="723392F5" w14:textId="178E66C7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33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34" w:author="Microsoft Office User" w:date="2015-11-04T22:06:00Z">
                                  <w:rPr>
                                    <w:del w:id="735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36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3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73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override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3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74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func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4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numberOfSectionsInTableView(tableView: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74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UITableView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4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) -&gt;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74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Int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4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{</w:delText>
                              </w:r>
                            </w:del>
                          </w:p>
                          <w:p w14:paraId="3F99B3F2" w14:textId="406CAFAB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46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47" w:author="Microsoft Office User" w:date="2015-11-04T22:06:00Z">
                                  <w:rPr>
                                    <w:del w:id="748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49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5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75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return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5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1C00CF"/>
                                  <w:sz w:val="11"/>
                                  <w:szCs w:val="18"/>
                                  <w:rPrChange w:id="75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1C00CF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1</w:delText>
                              </w:r>
                            </w:del>
                          </w:p>
                          <w:p w14:paraId="069916F8" w14:textId="14088FC1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54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55" w:author="Microsoft Office User" w:date="2015-11-04T22:06:00Z">
                                  <w:rPr>
                                    <w:del w:id="756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57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5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}</w:delText>
                              </w:r>
                            </w:del>
                          </w:p>
                          <w:p w14:paraId="3A12E995" w14:textId="277F9EF4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59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60" w:author="Microsoft Office User" w:date="2015-11-04T22:06:00Z">
                                  <w:rPr>
                                    <w:del w:id="761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</w:p>
                          <w:p w14:paraId="0297C988" w14:textId="65047731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62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63" w:author="Microsoft Office User" w:date="2015-11-04T22:06:00Z">
                                  <w:rPr>
                                    <w:del w:id="764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65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6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76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override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6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76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func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7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tableView(tableView: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77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UITableView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7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, numberOfRowsInSection section: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77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Int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7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) -&gt;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77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Int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7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{</w:delText>
                              </w:r>
                            </w:del>
                          </w:p>
                          <w:p w14:paraId="141B1610" w14:textId="4E2497F0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77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78" w:author="Microsoft Office User" w:date="2015-11-04T22:06:00Z">
                                  <w:rPr>
                                    <w:del w:id="779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80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8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78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return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8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3F6E74"/>
                                  <w:sz w:val="11"/>
                                  <w:szCs w:val="18"/>
                                  <w:rPrChange w:id="78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3F6E74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names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8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78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count</w:delText>
                              </w:r>
                            </w:del>
                          </w:p>
                          <w:p w14:paraId="6E2A2B5E" w14:textId="4507B78E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87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88" w:author="Microsoft Office User" w:date="2015-11-04T22:06:00Z">
                                  <w:rPr>
                                    <w:del w:id="789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90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9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}</w:delText>
                              </w:r>
                            </w:del>
                          </w:p>
                          <w:p w14:paraId="62CEB7E6" w14:textId="5419A437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92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93" w:author="Microsoft Office User" w:date="2015-11-04T22:06:00Z">
                                  <w:rPr>
                                    <w:del w:id="794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</w:p>
                          <w:p w14:paraId="2F71CB0C" w14:textId="0A1BE446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795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796" w:author="Microsoft Office User" w:date="2015-11-04T22:06:00Z">
                                  <w:rPr>
                                    <w:del w:id="797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798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79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80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override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0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80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func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0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tableView(tableView: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0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UITableView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0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, cellForRowAtIndexPath indexPath: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0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NSIndexPath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0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) -&gt;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0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UITableViewCell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0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{</w:delText>
                              </w:r>
                            </w:del>
                          </w:p>
                          <w:p w14:paraId="3B8752B1" w14:textId="075205D2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10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11" w:author="Microsoft Office User" w:date="2015-11-04T22:06:00Z">
                                  <w:rPr>
                                    <w:del w:id="812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813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1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</w:del>
                          </w:p>
                          <w:p w14:paraId="517C2724" w14:textId="3F274384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15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16" w:author="Microsoft Office User" w:date="2015-11-04T22:06:00Z">
                                  <w:rPr>
                                    <w:del w:id="817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818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1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82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2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cell = tableView.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2E0D6E"/>
                                  <w:sz w:val="11"/>
                                  <w:szCs w:val="18"/>
                                  <w:rPrChange w:id="82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2E0D6E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dequeueReusableCellWithIdentifier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2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(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C41A16"/>
                                  <w:sz w:val="11"/>
                                  <w:szCs w:val="18"/>
                                  <w:rPrChange w:id="82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C41A16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"NameCell"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2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, forIndexPath: indexPath)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82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as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2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2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UITableViewCell</w:delText>
                              </w:r>
                            </w:del>
                          </w:p>
                          <w:p w14:paraId="22F67DED" w14:textId="6055FBF0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29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30" w:author="Microsoft Office User" w:date="2015-11-04T22:06:00Z">
                                  <w:rPr>
                                    <w:del w:id="831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</w:p>
                          <w:p w14:paraId="6549AB83" w14:textId="2F08DBBB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32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33" w:author="Microsoft Office User" w:date="2015-11-04T22:06:00Z">
                                  <w:rPr>
                                    <w:del w:id="834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835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3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83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3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name 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3F6E74"/>
                                  <w:sz w:val="11"/>
                                  <w:szCs w:val="18"/>
                                  <w:rPrChange w:id="83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3F6E74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names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4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[indexPath.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4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row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4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]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84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as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4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[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4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NSString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4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4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NSString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4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]</w:delText>
                              </w:r>
                            </w:del>
                          </w:p>
                          <w:p w14:paraId="5645A631" w14:textId="01E26902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49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50" w:author="Microsoft Office User" w:date="2015-11-04T22:06:00Z">
                                  <w:rPr>
                                    <w:del w:id="851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</w:p>
                          <w:p w14:paraId="49058B54" w14:textId="26737CAA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52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53" w:author="Microsoft Office User" w:date="2015-11-04T22:06:00Z">
                                  <w:rPr>
                                    <w:del w:id="854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855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5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cell.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5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textLabel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5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?.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5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text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6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name[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C41A16"/>
                                  <w:sz w:val="11"/>
                                  <w:szCs w:val="18"/>
                                  <w:rPrChange w:id="86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C41A16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"name"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6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]</w:delText>
                              </w:r>
                            </w:del>
                          </w:p>
                          <w:p w14:paraId="74BEF412" w14:textId="74B88AFE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63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64" w:author="Microsoft Office User" w:date="2015-11-04T22:06:00Z">
                                  <w:rPr>
                                    <w:del w:id="865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866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6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cell.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6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imageView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6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?.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7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contentMode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7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7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UIViewContentMode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7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2E0D6E"/>
                                  <w:sz w:val="11"/>
                                  <w:szCs w:val="18"/>
                                  <w:rPrChange w:id="87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2E0D6E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ScaleAspectFill</w:delText>
                              </w:r>
                            </w:del>
                          </w:p>
                          <w:p w14:paraId="5CA65F95" w14:textId="1F2EB296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75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76" w:author="Microsoft Office User" w:date="2015-11-04T22:06:00Z">
                                  <w:rPr>
                                    <w:del w:id="877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878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7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cell.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8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imageView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8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?.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8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image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8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88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UIImage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8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(named: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C41A16"/>
                                  <w:sz w:val="11"/>
                                  <w:szCs w:val="18"/>
                                  <w:rPrChange w:id="88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C41A16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"Flower"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8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)</w:delText>
                              </w:r>
                            </w:del>
                          </w:p>
                          <w:p w14:paraId="75ADB982" w14:textId="7555F8C2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88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89" w:author="Microsoft Office User" w:date="2015-11-04T22:06:00Z">
                                  <w:rPr>
                                    <w:del w:id="890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891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9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</w:del>
                          </w:p>
                          <w:p w14:paraId="24B29D06" w14:textId="0A64F1A8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93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894" w:author="Microsoft Office User" w:date="2015-11-04T22:06:00Z">
                                  <w:rPr>
                                    <w:del w:id="895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896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9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89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return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89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cell</w:delText>
                              </w:r>
                            </w:del>
                          </w:p>
                          <w:p w14:paraId="733EBF20" w14:textId="17B24A7C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00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901" w:author="Microsoft Office User" w:date="2015-11-04T22:06:00Z">
                                  <w:rPr>
                                    <w:del w:id="902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03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0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}</w:delText>
                              </w:r>
                            </w:del>
                          </w:p>
                          <w:p w14:paraId="4937278F" w14:textId="0D085A21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05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906" w:author="Microsoft Office User" w:date="2015-11-04T22:06:00Z">
                                  <w:rPr>
                                    <w:del w:id="907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08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0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</w:delText>
                              </w:r>
                            </w:del>
                          </w:p>
                          <w:p w14:paraId="63F57961" w14:textId="2461D2FD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10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911" w:author="Microsoft Office User" w:date="2015-11-04T22:06:00Z">
                                  <w:rPr>
                                    <w:del w:id="912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13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1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1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override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1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1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func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1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prepareForSegue(segue: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1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UIStoryboardSegue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2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, sender: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2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AnyObject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2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?) {</w:delText>
                              </w:r>
                            </w:del>
                          </w:p>
                          <w:p w14:paraId="5B3E75AC" w14:textId="3B8B1666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23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924" w:author="Microsoft Office User" w:date="2015-11-04T22:06:00Z">
                                  <w:rPr>
                                    <w:del w:id="925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26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2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2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if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2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segue.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3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identifier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3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C41A16"/>
                                  <w:sz w:val="11"/>
                                  <w:szCs w:val="18"/>
                                  <w:rPrChange w:id="93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C41A16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"ShowDetailSeugue"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3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{</w:delText>
                              </w:r>
                            </w:del>
                          </w:p>
                          <w:p w14:paraId="063535DC" w14:textId="157164ED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34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935" w:author="Microsoft Office User" w:date="2015-11-04T22:06:00Z">
                                  <w:rPr>
                                    <w:del w:id="936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37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3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3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if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4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4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4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indexPath 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4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self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4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4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tableView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4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2E0D6E"/>
                                  <w:sz w:val="11"/>
                                  <w:szCs w:val="18"/>
                                  <w:rPrChange w:id="94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2E0D6E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indexPathForSelectedRow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4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() {</w:delText>
                              </w:r>
                            </w:del>
                          </w:p>
                          <w:p w14:paraId="425FDB64" w14:textId="02182DDA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49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950" w:author="Microsoft Office User" w:date="2015-11-04T22:06:00Z">
                                  <w:rPr>
                                    <w:del w:id="951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52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5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5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5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object 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3F6E74"/>
                                  <w:sz w:val="11"/>
                                  <w:szCs w:val="18"/>
                                  <w:rPrChange w:id="95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3F6E74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names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5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[indexPath.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5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row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5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]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6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as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6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[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6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NSString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6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: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6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NSString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6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]</w:delText>
                              </w:r>
                            </w:del>
                          </w:p>
                          <w:p w14:paraId="72705415" w14:textId="27B13A64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66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967" w:author="Microsoft Office User" w:date="2015-11-04T22:06:00Z">
                                  <w:rPr>
                                    <w:del w:id="968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69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7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       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7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let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7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controller = (segue.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7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destinationViewController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7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7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as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7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7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UINavigationController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7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).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7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topViewController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8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98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as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8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3F6E74"/>
                                  <w:sz w:val="11"/>
                                  <w:szCs w:val="18"/>
                                  <w:rPrChange w:id="98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3F6E74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NameViewController</w:delText>
                              </w:r>
                            </w:del>
                          </w:p>
                          <w:p w14:paraId="5A5691C7" w14:textId="3D7C7E78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84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985" w:author="Microsoft Office User" w:date="2015-11-04T22:06:00Z">
                                  <w:rPr>
                                    <w:del w:id="986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87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8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        controller.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3F6E74"/>
                                  <w:sz w:val="11"/>
                                  <w:szCs w:val="18"/>
                                  <w:rPrChange w:id="98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3F6E74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nameToDisplay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9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object</w:delText>
                              </w:r>
                            </w:del>
                          </w:p>
                          <w:p w14:paraId="46236BB7" w14:textId="2089578E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991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992" w:author="Microsoft Office User" w:date="2015-11-04T22:06:00Z">
                                  <w:rPr>
                                    <w:del w:id="993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994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9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        controller.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96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navigationItem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97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998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leftBarButtonItem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999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100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self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0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100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splitViewController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0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?.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2E0D6E"/>
                                  <w:sz w:val="11"/>
                                  <w:szCs w:val="18"/>
                                  <w:rPrChange w:id="100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2E0D6E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displayModeButtonItem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0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()</w:delText>
                              </w:r>
                            </w:del>
                          </w:p>
                          <w:p w14:paraId="57E81EF3" w14:textId="44559B36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006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1007" w:author="Microsoft Office User" w:date="2015-11-04T22:06:00Z">
                                  <w:rPr>
                                    <w:del w:id="1008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1009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1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        controller.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1011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navigationItem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12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.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5C2699"/>
                                  <w:sz w:val="11"/>
                                  <w:szCs w:val="18"/>
                                  <w:rPrChange w:id="101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5C2699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leftItemsSupplementBackButton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14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= </w:delText>
                              </w:r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AA0D91"/>
                                  <w:sz w:val="11"/>
                                  <w:szCs w:val="18"/>
                                  <w:rPrChange w:id="101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AA0D91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true</w:delText>
                              </w:r>
                            </w:del>
                          </w:p>
                          <w:p w14:paraId="7EF83773" w14:textId="0C7EE1AE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016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1017" w:author="Microsoft Office User" w:date="2015-11-04T22:06:00Z">
                                  <w:rPr>
                                    <w:del w:id="1018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1019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2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    }</w:delText>
                              </w:r>
                            </w:del>
                          </w:p>
                          <w:p w14:paraId="13743B8E" w14:textId="159EBA21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021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1022" w:author="Microsoft Office User" w:date="2015-11-04T22:06:00Z">
                                  <w:rPr>
                                    <w:del w:id="1023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1024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25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    }</w:delText>
                              </w:r>
                            </w:del>
                          </w:p>
                          <w:p w14:paraId="6D1D64F7" w14:textId="7DBE247C" w:rsidR="00AB305E" w:rsidRPr="00452D46" w:rsidDel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026" w:author="Microsoft Office User" w:date="2015-11-04T22:06:00Z"/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1027" w:author="Microsoft Office User" w:date="2015-11-04T22:06:00Z">
                                  <w:rPr>
                                    <w:del w:id="1028" w:author="Microsoft Office User" w:date="2015-11-04T22:06:00Z"/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1029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30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 xml:space="preserve">    }</w:delText>
                              </w:r>
                            </w:del>
                          </w:p>
                          <w:p w14:paraId="5C798A5A" w14:textId="028AAE80" w:rsidR="00AB305E" w:rsidRPr="00452D46" w:rsidRDefault="00AB305E" w:rsidP="00C25EF4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1"/>
                                <w:szCs w:val="18"/>
                                <w:rPrChange w:id="1031" w:author="Microsoft Office User" w:date="2015-11-04T22:06:00Z">
                                  <w:rPr>
                                    <w:rFonts w:ascii="Menlo Regular" w:hAnsi="Menlo Regular" w:cs="Menlo Regular"/>
                                    <w:color w:val="000000"/>
                                    <w:sz w:val="18"/>
                                    <w:szCs w:val="18"/>
                                  </w:rPr>
                                </w:rPrChange>
                              </w:rPr>
                            </w:pPr>
                            <w:del w:id="1032" w:author="Microsoft Office User" w:date="2015-11-04T22:06:00Z">
                              <w:r w:rsidRPr="00452D46" w:rsidDel="00452D46">
                                <w:rPr>
                                  <w:rFonts w:ascii="Menlo Regular" w:hAnsi="Menlo Regular" w:cs="Menlo Regular"/>
                                  <w:color w:val="000000"/>
                                  <w:sz w:val="11"/>
                                  <w:szCs w:val="18"/>
                                  <w:rPrChange w:id="1033" w:author="Microsoft Office User" w:date="2015-11-04T22:06:00Z">
                                    <w:rPr>
                                      <w:rFonts w:ascii="Menlo Regular" w:hAnsi="Menlo Regular" w:cs="Menlo Regular"/>
                                      <w:color w:val="000000"/>
                                      <w:sz w:val="18"/>
                                      <w:szCs w:val="18"/>
                                    </w:rPr>
                                  </w:rPrChange>
                                </w:rPr>
                                <w:delText>}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90AC4B" id="_x0000_s1033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EKxvwIAAO0FAAAOAAAAZHJzL2Uyb0RvYy54bWysVF1P2zAUfZ+0/2D5vSTpKKURKQpFnSZV&#10;gAYTz65jtxGO7dlumw7tv+/aTkphvDDtJfHHuV/H596Ly7YRaMuMrZUscHaSYsQkVVUtVwX+8TAf&#10;nGNkHZEVEUqyAu+ZxZfTz58udjpnQ7VWomIGgRNp850u8No5nSeJpWvWEHuiNJNwyZVpiIOtWSWV&#10;ITvw3ohkmKZnyU6ZShtFmbVweh0v8TT455xRd8u5ZQ6JAkNuLnxN+C79N5lekHxliF7XtEuD/EMW&#10;DaklBD24uiaOoI2p/3LV1NQoq7g7oapJFOc1ZaEGqCZL31RzvyaahVqAHKsPNNn/55bebO8MqqsC&#10;nwE9kjTwRg+sdehKtWjs6dlpmwPqXgPOtXAMzxxKtXqh6JMFSHKEiQYW0J6OlpvG/6FQBIYQYn9g&#10;3UehcDgajsbnKVxRuMvGXyYT2HivL+baWPeVqQb5RYENPGtIgWwX1kVoD/HRrBJ1Na+FCBsvJTYT&#10;Bm0JiGC5GnbOX6GE9FipvFV0GE9Y0FCMQnJIGZYe6ZMP7/s8G42H5Xg0GZyVo2xwmqXng7JMh4Pr&#10;eZmW6el8Njm9+t2F7O0DYZEjT511e8G8VyG/Mw6vEah6J3lCKZMu67wFtEdxSPojhh0+1BHq+4hx&#10;ZAQsQmQl3cG4qaUyURqvOa+e+pR5xHeS6er2FLh22QYZHjS3VNUeJGdU7Fmr6byG118Q6+6IgSYF&#10;xcDgcbfw4ULtCqy6FUZrZX69d+7x0Dtwi9EOmr7A9ueGGIaR+Cahq8YwUsCtO96Y483yeCM3zUyB&#10;pDIYcZqGJRgbJ/olN6p5hPlU+qhwRSSF2AV2/XLm4iiC+UZZWQYQzAVN3ELea9p3mtf2Q/tIjO4a&#10;wIGQblQ/Hkj+pg8iNuhHlxsHog5N4nmOrHb8w0wJbdbNPz+0jvcB9TKlp38AAAD//wMAUEsDBBQA&#10;BgAIAAAAIQA6+bEB2QAAAAUBAAAPAAAAZHJzL2Rvd25yZXYueG1sTI/BTsMwEETvSPyDtUjcqENU&#10;lSjEqUoRFy6Ilg9w4m2SYq+j2HXC37NwgctIo1nNvK22i7Mi4RQGTwruVxkIpNabgToFH8eXuwJE&#10;iJqMtp5QwRcG2NbXV5UujZ/pHdMhdoJLKJRaQR/jWEoZ2h6dDis/InF28pPTke3USTPpmcudlXmW&#10;baTTA/FCr0fc99h+Hi5OQVrW8m2T5vTUmNe9tLtzGJdnpW5vlt0jiIhL/DuGH3xGh5qZGn8hE4RV&#10;wI/EX+WsyAu2jYL8YZ2BrCv5n77+BgAA//8DAFBLAQItABQABgAIAAAAIQC2gziS/gAAAOEBAAAT&#10;AAAAAAAAAAAAAAAAAAAAAABbQ29udGVudF9UeXBlc10ueG1sUEsBAi0AFAAGAAgAAAAhADj9If/W&#10;AAAAlAEAAAsAAAAAAAAAAAAAAAAALwEAAF9yZWxzLy5yZWxzUEsBAi0AFAAGAAgAAAAhAOrQQrG/&#10;AgAA7QUAAA4AAAAAAAAAAAAAAAAALgIAAGRycy9lMm9Eb2MueG1sUEsBAi0AFAAGAAgAAAAhADr5&#10;sQHZAAAABQEAAA8AAAAAAAAAAAAAAAAAGQUAAGRycy9kb3ducmV2LnhtbFBLBQYAAAAABAAEAPMA&#10;AAAfBgAAAAA=&#10;" fillcolor="#eeece1 [3214]" stroked="f">
                <v:path arrowok="t"/>
                <v:textbox style="mso-fit-shape-to-text:t" inset="2mm,2mm,2mm,2mm">
                  <w:txbxContent>
                    <w:p w14:paraId="30D6971F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34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35" w:author="Microsoft Office User" w:date="2015-11-04T22:06:00Z">
                            <w:rPr>
                              <w:ins w:id="1036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037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038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import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3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UIKit</w:t>
                        </w:r>
                      </w:ins>
                    </w:p>
                    <w:p w14:paraId="33704CD7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40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41" w:author="Microsoft Office User" w:date="2015-11-04T22:06:00Z">
                            <w:rPr>
                              <w:ins w:id="1042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</w:p>
                    <w:p w14:paraId="7640A001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43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44" w:author="Microsoft Office User" w:date="2015-11-04T22:06:00Z">
                            <w:rPr>
                              <w:ins w:id="1045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046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047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class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4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NamesViewController: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049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UITableViewController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5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{</w:t>
                        </w:r>
                      </w:ins>
                    </w:p>
                    <w:p w14:paraId="284746A4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51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52" w:author="Microsoft Office User" w:date="2015-11-04T22:06:00Z">
                            <w:rPr>
                              <w:ins w:id="1053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054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5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</w:ins>
                    </w:p>
                    <w:p w14:paraId="516DDA38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56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57" w:author="Microsoft Office User" w:date="2015-11-04T22:06:00Z">
                            <w:rPr>
                              <w:ins w:id="1058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059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6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061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var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6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names = [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063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AnyObject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6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]()</w:t>
                        </w:r>
                      </w:ins>
                    </w:p>
                    <w:p w14:paraId="7E596B9C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65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66" w:author="Microsoft Office User" w:date="2015-11-04T22:06:00Z">
                            <w:rPr>
                              <w:ins w:id="1067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068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6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</w:ins>
                    </w:p>
                    <w:p w14:paraId="478234A3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70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71" w:author="Microsoft Office User" w:date="2015-11-04T22:06:00Z">
                            <w:rPr>
                              <w:ins w:id="1072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073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7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075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override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7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077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func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7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viewDidLoad() {</w:t>
                        </w:r>
                      </w:ins>
                    </w:p>
                    <w:p w14:paraId="692A1985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79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80" w:author="Microsoft Office User" w:date="2015-11-04T22:06:00Z">
                            <w:rPr>
                              <w:ins w:id="1081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082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8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</w:ins>
                    </w:p>
                    <w:p w14:paraId="0F21E806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84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85" w:author="Microsoft Office User" w:date="2015-11-04T22:06:00Z">
                            <w:rPr>
                              <w:ins w:id="1086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087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8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089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super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9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452D46">
                          <w:rPr>
                            <w:rFonts w:ascii="Menlo" w:hAnsi="Menlo" w:cs="Menlo"/>
                            <w:color w:val="2E0D6E"/>
                            <w:sz w:val="16"/>
                            <w:szCs w:val="22"/>
                            <w:rPrChange w:id="1091" w:author="Microsoft Office User" w:date="2015-11-04T22:06:00Z">
                              <w:rPr>
                                <w:rFonts w:ascii="Menlo" w:hAnsi="Menlo" w:cs="Menlo"/>
                                <w:color w:val="2E0D6E"/>
                                <w:sz w:val="22"/>
                                <w:szCs w:val="22"/>
                              </w:rPr>
                            </w:rPrChange>
                          </w:rPr>
                          <w:t>viewDidLoad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9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()</w:t>
                        </w:r>
                      </w:ins>
                    </w:p>
                    <w:p w14:paraId="22CEE674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93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94" w:author="Microsoft Office User" w:date="2015-11-04T22:06:00Z">
                            <w:rPr>
                              <w:ins w:id="1095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096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09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</w:ins>
                    </w:p>
                    <w:p w14:paraId="766BB36C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098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099" w:author="Microsoft Office User" w:date="2015-11-04T22:06:00Z">
                            <w:rPr>
                              <w:ins w:id="1100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01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0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  <w:r w:rsidRPr="00452D46">
                          <w:rPr>
                            <w:rFonts w:ascii="Menlo" w:hAnsi="Menlo" w:cs="Menlo"/>
                            <w:color w:val="3F6E74"/>
                            <w:sz w:val="16"/>
                            <w:szCs w:val="22"/>
                            <w:rPrChange w:id="1103" w:author="Microsoft Office User" w:date="2015-11-04T22:06:00Z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</w:rPrChange>
                          </w:rPr>
                          <w:t>names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0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</w:t>
                        </w:r>
                        <w:r w:rsidRPr="00452D46">
                          <w:rPr>
                            <w:rFonts w:ascii="Menlo" w:hAnsi="Menlo" w:cs="Menlo"/>
                            <w:color w:val="3F6E74"/>
                            <w:sz w:val="16"/>
                            <w:szCs w:val="22"/>
                            <w:rPrChange w:id="1105" w:author="Microsoft Office User" w:date="2015-11-04T22:06:00Z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</w:rPrChange>
                          </w:rPr>
                          <w:t>NameHandler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0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.sharedInstance.</w:t>
                        </w:r>
                        <w:r w:rsidRPr="00452D46">
                          <w:rPr>
                            <w:rFonts w:ascii="Menlo" w:hAnsi="Menlo" w:cs="Menlo"/>
                            <w:color w:val="3F6E74"/>
                            <w:sz w:val="16"/>
                            <w:szCs w:val="22"/>
                            <w:rPrChange w:id="1107" w:author="Microsoft Office User" w:date="2015-11-04T22:06:00Z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</w:rPrChange>
                          </w:rPr>
                          <w:t>names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0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!</w:t>
                        </w:r>
                      </w:ins>
                    </w:p>
                    <w:p w14:paraId="1CCF3AC9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09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10" w:author="Microsoft Office User" w:date="2015-11-04T22:06:00Z">
                            <w:rPr>
                              <w:ins w:id="1111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12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1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</w:ins>
                    </w:p>
                    <w:p w14:paraId="550EF0EF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14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15" w:author="Microsoft Office User" w:date="2015-11-04T22:06:00Z">
                            <w:rPr>
                              <w:ins w:id="1116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17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1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119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title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2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</w:t>
                        </w:r>
                        <w:r w:rsidRPr="00452D46">
                          <w:rPr>
                            <w:rFonts w:ascii="Menlo" w:hAnsi="Menlo" w:cs="Menlo"/>
                            <w:color w:val="C41A16"/>
                            <w:sz w:val="16"/>
                            <w:szCs w:val="22"/>
                            <w:rPrChange w:id="1121" w:author="Microsoft Office User" w:date="2015-11-04T22:06:00Z">
                              <w:rPr>
                                <w:rFonts w:ascii="Menlo" w:hAnsi="Menlo" w:cs="Menlo"/>
                                <w:color w:val="C41A16"/>
                                <w:sz w:val="22"/>
                                <w:szCs w:val="22"/>
                              </w:rPr>
                            </w:rPrChange>
                          </w:rPr>
                          <w:t>"Mai névnapok"</w:t>
                        </w:r>
                      </w:ins>
                    </w:p>
                    <w:p w14:paraId="393DD857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22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23" w:author="Microsoft Office User" w:date="2015-11-04T22:06:00Z">
                            <w:rPr>
                              <w:ins w:id="1124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25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2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}</w:t>
                        </w:r>
                      </w:ins>
                    </w:p>
                    <w:p w14:paraId="14A16171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27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28" w:author="Microsoft Office User" w:date="2015-11-04T22:06:00Z">
                            <w:rPr>
                              <w:ins w:id="1129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30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3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</w:ins>
                    </w:p>
                    <w:p w14:paraId="0E23EBBE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32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33" w:author="Microsoft Office User" w:date="2015-11-04T22:06:00Z">
                            <w:rPr>
                              <w:ins w:id="1134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35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3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137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override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3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139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func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4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numberOfSectionsInTableView(tableView: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141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UITableView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4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) -&gt;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143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Int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4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{</w:t>
                        </w:r>
                      </w:ins>
                    </w:p>
                    <w:p w14:paraId="13179AA3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45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46" w:author="Microsoft Office User" w:date="2015-11-04T22:06:00Z">
                            <w:rPr>
                              <w:ins w:id="1147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48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4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150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return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5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1C00CF"/>
                            <w:sz w:val="16"/>
                            <w:szCs w:val="22"/>
                            <w:rPrChange w:id="1152" w:author="Microsoft Office User" w:date="2015-11-04T22:06:00Z">
                              <w:rPr>
                                <w:rFonts w:ascii="Menlo" w:hAnsi="Menlo" w:cs="Menlo"/>
                                <w:color w:val="1C00CF"/>
                                <w:sz w:val="22"/>
                                <w:szCs w:val="22"/>
                              </w:rPr>
                            </w:rPrChange>
                          </w:rPr>
                          <w:t>1</w:t>
                        </w:r>
                      </w:ins>
                    </w:p>
                    <w:p w14:paraId="0B94250D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53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54" w:author="Microsoft Office User" w:date="2015-11-04T22:06:00Z">
                            <w:rPr>
                              <w:ins w:id="1155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56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5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}</w:t>
                        </w:r>
                      </w:ins>
                    </w:p>
                    <w:p w14:paraId="4D5E224A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58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59" w:author="Microsoft Office User" w:date="2015-11-04T22:06:00Z">
                            <w:rPr>
                              <w:ins w:id="1160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61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6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</w:ins>
                    </w:p>
                    <w:p w14:paraId="2F563E0F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63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64" w:author="Microsoft Office User" w:date="2015-11-04T22:06:00Z">
                            <w:rPr>
                              <w:ins w:id="1165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66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6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168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override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6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170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func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7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tableView(tableView: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172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UITableView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7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, numberOfRowsInSection section: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174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Int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7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) -&gt;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176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Int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7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{</w:t>
                        </w:r>
                      </w:ins>
                    </w:p>
                    <w:p w14:paraId="1A97A2BD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78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79" w:author="Microsoft Office User" w:date="2015-11-04T22:06:00Z">
                            <w:rPr>
                              <w:ins w:id="1180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81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8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183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return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8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3F6E74"/>
                            <w:sz w:val="16"/>
                            <w:szCs w:val="22"/>
                            <w:rPrChange w:id="1185" w:author="Microsoft Office User" w:date="2015-11-04T22:06:00Z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</w:rPrChange>
                          </w:rPr>
                          <w:t>names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8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187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count</w:t>
                        </w:r>
                      </w:ins>
                    </w:p>
                    <w:p w14:paraId="464AE59B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88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89" w:author="Microsoft Office User" w:date="2015-11-04T22:06:00Z">
                            <w:rPr>
                              <w:ins w:id="1190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91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9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}</w:t>
                        </w:r>
                      </w:ins>
                    </w:p>
                    <w:p w14:paraId="425746F2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93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94" w:author="Microsoft Office User" w:date="2015-11-04T22:06:00Z">
                            <w:rPr>
                              <w:ins w:id="1195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196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19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</w:ins>
                    </w:p>
                    <w:p w14:paraId="29499160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198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199" w:author="Microsoft Office User" w:date="2015-11-04T22:06:00Z">
                            <w:rPr>
                              <w:ins w:id="1200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201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0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203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override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0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205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func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0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tableView(tableView: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07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UITableView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0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, cellForRowAtIndexPath indexPath: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09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NSIndexPath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1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) -&gt;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11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UITableViewCell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1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{</w:t>
                        </w:r>
                      </w:ins>
                    </w:p>
                    <w:p w14:paraId="065AD317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13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214" w:author="Microsoft Office User" w:date="2015-11-04T22:06:00Z">
                            <w:rPr>
                              <w:ins w:id="1215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216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1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</w:ins>
                    </w:p>
                    <w:p w14:paraId="6560CA35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18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219" w:author="Microsoft Office User" w:date="2015-11-04T22:06:00Z">
                            <w:rPr>
                              <w:ins w:id="1220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221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2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223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let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2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cell = tableView.</w:t>
                        </w:r>
                        <w:r w:rsidRPr="00452D46">
                          <w:rPr>
                            <w:rFonts w:ascii="Menlo" w:hAnsi="Menlo" w:cs="Menlo"/>
                            <w:color w:val="2E0D6E"/>
                            <w:sz w:val="16"/>
                            <w:szCs w:val="22"/>
                            <w:rPrChange w:id="1225" w:author="Microsoft Office User" w:date="2015-11-04T22:06:00Z">
                              <w:rPr>
                                <w:rFonts w:ascii="Menlo" w:hAnsi="Menlo" w:cs="Menlo"/>
                                <w:color w:val="2E0D6E"/>
                                <w:sz w:val="22"/>
                                <w:szCs w:val="22"/>
                              </w:rPr>
                            </w:rPrChange>
                          </w:rPr>
                          <w:t>dequeueReusableCellWithIdentifier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2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(</w:t>
                        </w:r>
                        <w:r w:rsidRPr="00452D46">
                          <w:rPr>
                            <w:rFonts w:ascii="Menlo" w:hAnsi="Menlo" w:cs="Menlo"/>
                            <w:color w:val="C41A16"/>
                            <w:sz w:val="16"/>
                            <w:szCs w:val="22"/>
                            <w:rPrChange w:id="1227" w:author="Microsoft Office User" w:date="2015-11-04T22:06:00Z">
                              <w:rPr>
                                <w:rFonts w:ascii="Menlo" w:hAnsi="Menlo" w:cs="Menlo"/>
                                <w:color w:val="C41A16"/>
                                <w:sz w:val="22"/>
                                <w:szCs w:val="22"/>
                              </w:rPr>
                            </w:rPrChange>
                          </w:rPr>
                          <w:t>"NameCell"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2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, forIndexPath: indexPath)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229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as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3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31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UITableViewCell</w:t>
                        </w:r>
                      </w:ins>
                    </w:p>
                    <w:p w14:paraId="4D3A3D94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32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233" w:author="Microsoft Office User" w:date="2015-11-04T22:06:00Z">
                            <w:rPr>
                              <w:ins w:id="1234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235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3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</w:ins>
                    </w:p>
                    <w:p w14:paraId="4E5926F0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37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238" w:author="Microsoft Office User" w:date="2015-11-04T22:06:00Z">
                            <w:rPr>
                              <w:ins w:id="1239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240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4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242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let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4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name = </w:t>
                        </w:r>
                        <w:r w:rsidRPr="00452D46">
                          <w:rPr>
                            <w:rFonts w:ascii="Menlo" w:hAnsi="Menlo" w:cs="Menlo"/>
                            <w:color w:val="3F6E74"/>
                            <w:sz w:val="16"/>
                            <w:szCs w:val="22"/>
                            <w:rPrChange w:id="1244" w:author="Microsoft Office User" w:date="2015-11-04T22:06:00Z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</w:rPrChange>
                          </w:rPr>
                          <w:t>names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4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[indexPath.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46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row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4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]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248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as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4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! [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50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NSString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5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52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NSString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5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]</w:t>
                        </w:r>
                      </w:ins>
                    </w:p>
                    <w:p w14:paraId="4D37ACAA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54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255" w:author="Microsoft Office User" w:date="2015-11-04T22:06:00Z">
                            <w:rPr>
                              <w:ins w:id="1256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257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5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</w:ins>
                    </w:p>
                    <w:p w14:paraId="6BE7C9AD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59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260" w:author="Microsoft Office User" w:date="2015-11-04T22:06:00Z">
                            <w:rPr>
                              <w:ins w:id="1261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262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6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cell.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64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textLabel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6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?.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66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text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6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name[</w:t>
                        </w:r>
                        <w:r w:rsidRPr="00452D46">
                          <w:rPr>
                            <w:rFonts w:ascii="Menlo" w:hAnsi="Menlo" w:cs="Menlo"/>
                            <w:color w:val="C41A16"/>
                            <w:sz w:val="16"/>
                            <w:szCs w:val="22"/>
                            <w:rPrChange w:id="1268" w:author="Microsoft Office User" w:date="2015-11-04T22:06:00Z">
                              <w:rPr>
                                <w:rFonts w:ascii="Menlo" w:hAnsi="Menlo" w:cs="Menlo"/>
                                <w:color w:val="C41A16"/>
                                <w:sz w:val="22"/>
                                <w:szCs w:val="22"/>
                              </w:rPr>
                            </w:rPrChange>
                          </w:rPr>
                          <w:t>"name"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6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]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270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as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7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!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72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String</w:t>
                        </w:r>
                      </w:ins>
                    </w:p>
                    <w:p w14:paraId="3630DC79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73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274" w:author="Microsoft Office User" w:date="2015-11-04T22:06:00Z">
                            <w:rPr>
                              <w:ins w:id="1275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276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7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cell.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78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imageView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7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?.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80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contentMode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8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82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UIViewContentMode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8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452D46">
                          <w:rPr>
                            <w:rFonts w:ascii="Menlo" w:hAnsi="Menlo" w:cs="Menlo"/>
                            <w:color w:val="2E0D6E"/>
                            <w:sz w:val="16"/>
                            <w:szCs w:val="22"/>
                            <w:rPrChange w:id="1284" w:author="Microsoft Office User" w:date="2015-11-04T22:06:00Z">
                              <w:rPr>
                                <w:rFonts w:ascii="Menlo" w:hAnsi="Menlo" w:cs="Menlo"/>
                                <w:color w:val="2E0D6E"/>
                                <w:sz w:val="22"/>
                                <w:szCs w:val="22"/>
                              </w:rPr>
                            </w:rPrChange>
                          </w:rPr>
                          <w:t>ScaleAspectFill</w:t>
                        </w:r>
                      </w:ins>
                    </w:p>
                    <w:p w14:paraId="0B86D3B8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85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286" w:author="Microsoft Office User" w:date="2015-11-04T22:06:00Z">
                            <w:rPr>
                              <w:ins w:id="1287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288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8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cell.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90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imageView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9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?.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92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image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9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294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UIImage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9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(named: </w:t>
                        </w:r>
                        <w:r w:rsidRPr="00452D46">
                          <w:rPr>
                            <w:rFonts w:ascii="Menlo" w:hAnsi="Menlo" w:cs="Menlo"/>
                            <w:color w:val="C41A16"/>
                            <w:sz w:val="16"/>
                            <w:szCs w:val="22"/>
                            <w:rPrChange w:id="1296" w:author="Microsoft Office User" w:date="2015-11-04T22:06:00Z">
                              <w:rPr>
                                <w:rFonts w:ascii="Menlo" w:hAnsi="Menlo" w:cs="Menlo"/>
                                <w:color w:val="C41A16"/>
                                <w:sz w:val="22"/>
                                <w:szCs w:val="22"/>
                              </w:rPr>
                            </w:rPrChange>
                          </w:rPr>
                          <w:t>"Flower"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29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)</w:t>
                        </w:r>
                      </w:ins>
                    </w:p>
                    <w:p w14:paraId="4E74F171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298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299" w:author="Microsoft Office User" w:date="2015-11-04T22:06:00Z">
                            <w:rPr>
                              <w:ins w:id="1300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01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0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</w:ins>
                    </w:p>
                    <w:p w14:paraId="775F4D58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303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304" w:author="Microsoft Office User" w:date="2015-11-04T22:06:00Z">
                            <w:rPr>
                              <w:ins w:id="1305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06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0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08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return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0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cell</w:t>
                        </w:r>
                      </w:ins>
                    </w:p>
                    <w:p w14:paraId="1E272C3F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310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311" w:author="Microsoft Office User" w:date="2015-11-04T22:06:00Z">
                            <w:rPr>
                              <w:ins w:id="1312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13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1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}</w:t>
                        </w:r>
                      </w:ins>
                    </w:p>
                    <w:p w14:paraId="5FD9295A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315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316" w:author="Microsoft Office User" w:date="2015-11-04T22:06:00Z">
                            <w:rPr>
                              <w:ins w:id="1317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18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1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</w:ins>
                    </w:p>
                    <w:p w14:paraId="291451F1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320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321" w:author="Microsoft Office User" w:date="2015-11-04T22:06:00Z">
                            <w:rPr>
                              <w:ins w:id="1322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23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2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25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override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2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27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func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2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prepareForSegue(segue: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29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UIStoryboardSegue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3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, sender: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31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AnyObject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3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?) {</w:t>
                        </w:r>
                      </w:ins>
                    </w:p>
                    <w:p w14:paraId="0B9841C7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333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334" w:author="Microsoft Office User" w:date="2015-11-04T22:06:00Z">
                            <w:rPr>
                              <w:ins w:id="1335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36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3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38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if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3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segue.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40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identifier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4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== </w:t>
                        </w:r>
                        <w:r w:rsidRPr="00452D46">
                          <w:rPr>
                            <w:rFonts w:ascii="Menlo" w:hAnsi="Menlo" w:cs="Menlo"/>
                            <w:color w:val="C41A16"/>
                            <w:sz w:val="16"/>
                            <w:szCs w:val="22"/>
                            <w:rPrChange w:id="1342" w:author="Microsoft Office User" w:date="2015-11-04T22:06:00Z">
                              <w:rPr>
                                <w:rFonts w:ascii="Menlo" w:hAnsi="Menlo" w:cs="Menlo"/>
                                <w:color w:val="C41A16"/>
                                <w:sz w:val="22"/>
                                <w:szCs w:val="22"/>
                              </w:rPr>
                            </w:rPrChange>
                          </w:rPr>
                          <w:t>"ShowDetailSegue"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4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{</w:t>
                        </w:r>
                      </w:ins>
                    </w:p>
                    <w:p w14:paraId="6B201DBF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344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345" w:author="Microsoft Office User" w:date="2015-11-04T22:06:00Z">
                            <w:rPr>
                              <w:ins w:id="1346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47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4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49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if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5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51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let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5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indexPath =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53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self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5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55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tableView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5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57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indexPathForSelectedRow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5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{</w:t>
                        </w:r>
                      </w:ins>
                    </w:p>
                    <w:p w14:paraId="4A2219E7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359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360" w:author="Microsoft Office User" w:date="2015-11-04T22:06:00Z">
                            <w:rPr>
                              <w:ins w:id="1361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62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6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64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let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6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object = </w:t>
                        </w:r>
                        <w:r w:rsidRPr="00452D46">
                          <w:rPr>
                            <w:rFonts w:ascii="Menlo" w:hAnsi="Menlo" w:cs="Menlo"/>
                            <w:color w:val="3F6E74"/>
                            <w:sz w:val="16"/>
                            <w:szCs w:val="22"/>
                            <w:rPrChange w:id="1366" w:author="Microsoft Office User" w:date="2015-11-04T22:06:00Z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</w:rPrChange>
                          </w:rPr>
                          <w:t>names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6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[indexPath.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68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row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6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]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70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as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7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! [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72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NSString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7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: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74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NSString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7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]</w:t>
                        </w:r>
                      </w:ins>
                    </w:p>
                    <w:p w14:paraId="194893F4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376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377" w:author="Microsoft Office User" w:date="2015-11-04T22:06:00Z">
                            <w:rPr>
                              <w:ins w:id="1378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79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8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       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81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let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8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controller = (segue.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83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destinationViewController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8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85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as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86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! 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87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UINavigationController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8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).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389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topViewController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9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391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as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9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! </w:t>
                        </w:r>
                        <w:r w:rsidRPr="00452D46">
                          <w:rPr>
                            <w:rFonts w:ascii="Menlo" w:hAnsi="Menlo" w:cs="Menlo"/>
                            <w:color w:val="3F6E74"/>
                            <w:sz w:val="16"/>
                            <w:szCs w:val="22"/>
                            <w:rPrChange w:id="1393" w:author="Microsoft Office User" w:date="2015-11-04T22:06:00Z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</w:rPrChange>
                          </w:rPr>
                          <w:t>NameViewController</w:t>
                        </w:r>
                      </w:ins>
                    </w:p>
                    <w:p w14:paraId="1060B3BD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394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395" w:author="Microsoft Office User" w:date="2015-11-04T22:06:00Z">
                            <w:rPr>
                              <w:ins w:id="1396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397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398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        controller.</w:t>
                        </w:r>
                        <w:r w:rsidRPr="00452D46">
                          <w:rPr>
                            <w:rFonts w:ascii="Menlo" w:hAnsi="Menlo" w:cs="Menlo"/>
                            <w:color w:val="3F6E74"/>
                            <w:sz w:val="16"/>
                            <w:szCs w:val="22"/>
                            <w:rPrChange w:id="1399" w:author="Microsoft Office User" w:date="2015-11-04T22:06:00Z">
                              <w:rPr>
                                <w:rFonts w:ascii="Menlo" w:hAnsi="Menlo" w:cs="Menlo"/>
                                <w:color w:val="3F6E74"/>
                                <w:sz w:val="22"/>
                                <w:szCs w:val="22"/>
                              </w:rPr>
                            </w:rPrChange>
                          </w:rPr>
                          <w:t>nameToDisplay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0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object</w:t>
                        </w:r>
                      </w:ins>
                    </w:p>
                    <w:p w14:paraId="68DC00B2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401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402" w:author="Microsoft Office User" w:date="2015-11-04T22:06:00Z">
                            <w:rPr>
                              <w:ins w:id="1403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404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0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        controller.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406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navigationItem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07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408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leftBarButtonItem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09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410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self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11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412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splitViewController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13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?.</w:t>
                        </w:r>
                        <w:r w:rsidRPr="00452D46">
                          <w:rPr>
                            <w:rFonts w:ascii="Menlo" w:hAnsi="Menlo" w:cs="Menlo"/>
                            <w:color w:val="2E0D6E"/>
                            <w:sz w:val="16"/>
                            <w:szCs w:val="22"/>
                            <w:rPrChange w:id="1414" w:author="Microsoft Office User" w:date="2015-11-04T22:06:00Z">
                              <w:rPr>
                                <w:rFonts w:ascii="Menlo" w:hAnsi="Menlo" w:cs="Menlo"/>
                                <w:color w:val="2E0D6E"/>
                                <w:sz w:val="22"/>
                                <w:szCs w:val="22"/>
                              </w:rPr>
                            </w:rPrChange>
                          </w:rPr>
                          <w:t>displayModeButtonItem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1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()</w:t>
                        </w:r>
                      </w:ins>
                    </w:p>
                    <w:p w14:paraId="5B139EDA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416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417" w:author="Microsoft Office User" w:date="2015-11-04T22:06:00Z">
                            <w:rPr>
                              <w:ins w:id="1418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419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2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        controller.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421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navigationItem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22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.</w:t>
                        </w:r>
                        <w:r w:rsidRPr="00452D46">
                          <w:rPr>
                            <w:rFonts w:ascii="Menlo" w:hAnsi="Menlo" w:cs="Menlo"/>
                            <w:color w:val="5C2699"/>
                            <w:sz w:val="16"/>
                            <w:szCs w:val="22"/>
                            <w:rPrChange w:id="1423" w:author="Microsoft Office User" w:date="2015-11-04T22:06:00Z">
                              <w:rPr>
                                <w:rFonts w:ascii="Menlo" w:hAnsi="Menlo" w:cs="Menlo"/>
                                <w:color w:val="5C2699"/>
                                <w:sz w:val="22"/>
                                <w:szCs w:val="22"/>
                              </w:rPr>
                            </w:rPrChange>
                          </w:rPr>
                          <w:t>leftItemsSupplementBackButton</w:t>
                        </w:r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24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= </w:t>
                        </w:r>
                        <w:r w:rsidRPr="00452D46">
                          <w:rPr>
                            <w:rFonts w:ascii="Menlo" w:hAnsi="Menlo" w:cs="Menlo"/>
                            <w:color w:val="AA0D91"/>
                            <w:sz w:val="16"/>
                            <w:szCs w:val="22"/>
                            <w:rPrChange w:id="1425" w:author="Microsoft Office User" w:date="2015-11-04T22:06:00Z">
                              <w:rPr>
                                <w:rFonts w:ascii="Menlo" w:hAnsi="Menlo" w:cs="Menlo"/>
                                <w:color w:val="AA0D91"/>
                                <w:sz w:val="22"/>
                                <w:szCs w:val="22"/>
                              </w:rPr>
                            </w:rPrChange>
                          </w:rPr>
                          <w:t>true</w:t>
                        </w:r>
                      </w:ins>
                    </w:p>
                    <w:p w14:paraId="1AC20A82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426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427" w:author="Microsoft Office User" w:date="2015-11-04T22:06:00Z">
                            <w:rPr>
                              <w:ins w:id="1428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429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3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    }</w:t>
                        </w:r>
                      </w:ins>
                    </w:p>
                    <w:p w14:paraId="2119D3A0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431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432" w:author="Microsoft Office User" w:date="2015-11-04T22:06:00Z">
                            <w:rPr>
                              <w:ins w:id="1433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434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3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    }</w:t>
                        </w:r>
                      </w:ins>
                    </w:p>
                    <w:p w14:paraId="76D87604" w14:textId="77777777" w:rsidR="00452D46" w:rsidRPr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ins w:id="1436" w:author="Microsoft Office User" w:date="2015-11-04T22:06:00Z"/>
                          <w:rFonts w:ascii="Menlo" w:hAnsi="Menlo" w:cs="Menlo"/>
                          <w:color w:val="000000"/>
                          <w:sz w:val="16"/>
                          <w:szCs w:val="22"/>
                          <w:rPrChange w:id="1437" w:author="Microsoft Office User" w:date="2015-11-04T22:06:00Z">
                            <w:rPr>
                              <w:ins w:id="1438" w:author="Microsoft Office User" w:date="2015-11-04T22:06:00Z"/>
                              <w:rFonts w:ascii="Menlo" w:hAnsi="Menlo" w:cs="Menlo"/>
                              <w:color w:val="000000"/>
                              <w:sz w:val="22"/>
                              <w:szCs w:val="22"/>
                            </w:rPr>
                          </w:rPrChange>
                        </w:rPr>
                      </w:pPr>
                      <w:ins w:id="1439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40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 xml:space="preserve">    }</w:t>
                        </w:r>
                      </w:ins>
                    </w:p>
                    <w:p w14:paraId="258A543B" w14:textId="1BB72707" w:rsidR="00AB305E" w:rsidRPr="00452D46" w:rsidDel="00452D46" w:rsidRDefault="00452D46" w:rsidP="00452D4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441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442" w:author="Microsoft Office User" w:date="2015-11-04T22:06:00Z">
                            <w:rPr>
                              <w:del w:id="1443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ins w:id="1444" w:author="Microsoft Office User" w:date="2015-11-04T22:06:00Z">
                        <w:r w:rsidRPr="00452D46">
                          <w:rPr>
                            <w:rFonts w:ascii="Menlo" w:hAnsi="Menlo" w:cs="Menlo"/>
                            <w:color w:val="000000"/>
                            <w:sz w:val="16"/>
                            <w:szCs w:val="22"/>
                            <w:rPrChange w:id="1445" w:author="Microsoft Office User" w:date="2015-11-04T22:06:00Z">
                              <w:rPr>
                                <w:rFonts w:ascii="Menlo" w:hAnsi="Menlo" w:cs="Menlo"/>
                                <w:color w:val="000000"/>
                                <w:sz w:val="22"/>
                                <w:szCs w:val="22"/>
                              </w:rPr>
                            </w:rPrChange>
                          </w:rPr>
                          <w:t>}</w: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446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t xml:space="preserve"> </w:t>
                        </w:r>
                      </w:ins>
                      <w:del w:id="1447" w:author="Microsoft Office User" w:date="2015-11-04T22:06:00Z">
                        <w:r w:rsidR="00AB305E"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448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import</w:delText>
                        </w:r>
                        <w:r w:rsidR="00AB305E"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4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UIKit</w:delText>
                        </w:r>
                      </w:del>
                    </w:p>
                    <w:p w14:paraId="46CE29F5" w14:textId="39F13F4D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450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451" w:author="Microsoft Office User" w:date="2015-11-04T22:06:00Z">
                            <w:rPr>
                              <w:del w:id="1452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</w:p>
                    <w:p w14:paraId="6E2C83A1" w14:textId="497F3188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453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454" w:author="Microsoft Office User" w:date="2015-11-04T22:06:00Z">
                            <w:rPr>
                              <w:del w:id="1455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456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457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class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5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NamesViewController: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459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UITableViewController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6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{</w:delText>
                        </w:r>
                      </w:del>
                    </w:p>
                    <w:p w14:paraId="3CC29958" w14:textId="0E48DDD5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461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462" w:author="Microsoft Office User" w:date="2015-11-04T22:06:00Z">
                            <w:rPr>
                              <w:del w:id="1463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464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6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</w:delText>
                        </w:r>
                      </w:del>
                    </w:p>
                    <w:p w14:paraId="1081A781" w14:textId="4B3859C2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466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467" w:author="Microsoft Office User" w:date="2015-11-04T22:06:00Z">
                            <w:rPr>
                              <w:del w:id="1468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469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7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471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var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7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names = [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473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AnyObject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7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]()</w:delText>
                        </w:r>
                      </w:del>
                    </w:p>
                    <w:p w14:paraId="5903ADDE" w14:textId="4BD84669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475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476" w:author="Microsoft Office User" w:date="2015-11-04T22:06:00Z">
                            <w:rPr>
                              <w:del w:id="1477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</w:p>
                    <w:p w14:paraId="7D320BB7" w14:textId="759B43A8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478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479" w:author="Microsoft Office User" w:date="2015-11-04T22:06:00Z">
                            <w:rPr>
                              <w:del w:id="1480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481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8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483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override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8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485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func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8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viewDidLoad() {</w:delText>
                        </w:r>
                      </w:del>
                    </w:p>
                    <w:p w14:paraId="03F8652B" w14:textId="14FE3A9F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487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488" w:author="Microsoft Office User" w:date="2015-11-04T22:06:00Z">
                            <w:rPr>
                              <w:del w:id="1489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490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9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</w:del>
                    </w:p>
                    <w:p w14:paraId="6B4DD57F" w14:textId="5F8AF14B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492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493" w:author="Microsoft Office User" w:date="2015-11-04T22:06:00Z">
                            <w:rPr>
                              <w:del w:id="1494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495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9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497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super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49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2E0D6E"/>
                            <w:sz w:val="11"/>
                            <w:szCs w:val="18"/>
                            <w:rPrChange w:id="1499" w:author="Microsoft Office User" w:date="2015-11-04T22:06:00Z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</w:rPrChange>
                          </w:rPr>
                          <w:delText>viewDidLoad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0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()</w:delText>
                        </w:r>
                      </w:del>
                    </w:p>
                    <w:p w14:paraId="24044FCA" w14:textId="7057B7B7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01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02" w:author="Microsoft Office User" w:date="2015-11-04T22:06:00Z">
                            <w:rPr>
                              <w:del w:id="1503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</w:p>
                    <w:p w14:paraId="5475CC87" w14:textId="7D139BC7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04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05" w:author="Microsoft Office User" w:date="2015-11-04T22:06:00Z">
                            <w:rPr>
                              <w:del w:id="1506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07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0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3F6E74"/>
                            <w:sz w:val="11"/>
                            <w:szCs w:val="18"/>
                            <w:rPrChange w:id="1509" w:author="Microsoft Office User" w:date="2015-11-04T22:06:00Z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</w:rPrChange>
                          </w:rPr>
                          <w:delText>names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1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3F6E74"/>
                            <w:sz w:val="11"/>
                            <w:szCs w:val="18"/>
                            <w:rPrChange w:id="1511" w:author="Microsoft Office User" w:date="2015-11-04T22:06:00Z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</w:rPrChange>
                          </w:rPr>
                          <w:delText>NameHandler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1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.sharedInstance.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3F6E74"/>
                            <w:sz w:val="11"/>
                            <w:szCs w:val="18"/>
                            <w:rPrChange w:id="1513" w:author="Microsoft Office User" w:date="2015-11-04T22:06:00Z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</w:rPrChange>
                          </w:rPr>
                          <w:delText>names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1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!</w:delText>
                        </w:r>
                      </w:del>
                    </w:p>
                    <w:p w14:paraId="46343035" w14:textId="25B3EDA6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15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16" w:author="Microsoft Office User" w:date="2015-11-04T22:06:00Z">
                            <w:rPr>
                              <w:del w:id="1517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18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1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</w:del>
                    </w:p>
                    <w:p w14:paraId="5B2A40F0" w14:textId="3D670618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20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21" w:author="Microsoft Office User" w:date="2015-11-04T22:06:00Z">
                            <w:rPr>
                              <w:del w:id="1522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23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2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525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title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2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C41A16"/>
                            <w:sz w:val="11"/>
                            <w:szCs w:val="18"/>
                            <w:rPrChange w:id="1527" w:author="Microsoft Office User" w:date="2015-11-04T22:06:00Z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</w:rPrChange>
                          </w:rPr>
                          <w:delText>"Mai névnapok"</w:delText>
                        </w:r>
                      </w:del>
                    </w:p>
                    <w:p w14:paraId="7F0A0F4D" w14:textId="223F29C4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28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29" w:author="Microsoft Office User" w:date="2015-11-04T22:06:00Z">
                            <w:rPr>
                              <w:del w:id="1530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31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3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}</w:delText>
                        </w:r>
                      </w:del>
                    </w:p>
                    <w:p w14:paraId="3FF9EE31" w14:textId="6C3217AC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33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34" w:author="Microsoft Office User" w:date="2015-11-04T22:06:00Z">
                            <w:rPr>
                              <w:del w:id="1535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</w:p>
                    <w:p w14:paraId="723392F5" w14:textId="178E66C7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36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37" w:author="Microsoft Office User" w:date="2015-11-04T22:06:00Z">
                            <w:rPr>
                              <w:del w:id="1538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39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4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541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override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4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543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func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4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numberOfSectionsInTableView(tableView: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545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UITableView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4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) -&gt;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547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Int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4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{</w:delText>
                        </w:r>
                      </w:del>
                    </w:p>
                    <w:p w14:paraId="3F99B3F2" w14:textId="406CAFAB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49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50" w:author="Microsoft Office User" w:date="2015-11-04T22:06:00Z">
                            <w:rPr>
                              <w:del w:id="1551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52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5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554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return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5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1C00CF"/>
                            <w:sz w:val="11"/>
                            <w:szCs w:val="18"/>
                            <w:rPrChange w:id="1556" w:author="Microsoft Office User" w:date="2015-11-04T22:06:00Z">
                              <w:rPr>
                                <w:rFonts w:ascii="Menlo Regular" w:hAnsi="Menlo Regular" w:cs="Menlo Regular"/>
                                <w:color w:val="1C00CF"/>
                                <w:sz w:val="18"/>
                                <w:szCs w:val="18"/>
                              </w:rPr>
                            </w:rPrChange>
                          </w:rPr>
                          <w:delText>1</w:delText>
                        </w:r>
                      </w:del>
                    </w:p>
                    <w:p w14:paraId="069916F8" w14:textId="14088FC1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57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58" w:author="Microsoft Office User" w:date="2015-11-04T22:06:00Z">
                            <w:rPr>
                              <w:del w:id="1559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60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6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}</w:delText>
                        </w:r>
                      </w:del>
                    </w:p>
                    <w:p w14:paraId="3A12E995" w14:textId="277F9EF4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62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63" w:author="Microsoft Office User" w:date="2015-11-04T22:06:00Z">
                            <w:rPr>
                              <w:del w:id="1564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</w:p>
                    <w:p w14:paraId="0297C988" w14:textId="65047731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65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66" w:author="Microsoft Office User" w:date="2015-11-04T22:06:00Z">
                            <w:rPr>
                              <w:del w:id="1567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68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6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570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override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7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572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func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7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tableView(tableView: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574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UITableView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7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, numberOfRowsInSection section: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576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Int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77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) -&gt;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578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Int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7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{</w:delText>
                        </w:r>
                      </w:del>
                    </w:p>
                    <w:p w14:paraId="141B1610" w14:textId="4E2497F0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80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81" w:author="Microsoft Office User" w:date="2015-11-04T22:06:00Z">
                            <w:rPr>
                              <w:del w:id="1582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83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8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585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return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8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3F6E74"/>
                            <w:sz w:val="11"/>
                            <w:szCs w:val="18"/>
                            <w:rPrChange w:id="1587" w:author="Microsoft Office User" w:date="2015-11-04T22:06:00Z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</w:rPrChange>
                          </w:rPr>
                          <w:delText>names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8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589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count</w:delText>
                        </w:r>
                      </w:del>
                    </w:p>
                    <w:p w14:paraId="6E2A2B5E" w14:textId="4507B78E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90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91" w:author="Microsoft Office User" w:date="2015-11-04T22:06:00Z">
                            <w:rPr>
                              <w:del w:id="1592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593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59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}</w:delText>
                        </w:r>
                      </w:del>
                    </w:p>
                    <w:p w14:paraId="62CEB7E6" w14:textId="5419A437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95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96" w:author="Microsoft Office User" w:date="2015-11-04T22:06:00Z">
                            <w:rPr>
                              <w:del w:id="1597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</w:p>
                    <w:p w14:paraId="2F71CB0C" w14:textId="0A1BE446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598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599" w:author="Microsoft Office User" w:date="2015-11-04T22:06:00Z">
                            <w:rPr>
                              <w:del w:id="1600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601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0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603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override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0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605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func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0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tableView(tableView: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07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UITableView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0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, cellForRowAtIndexPath indexPath: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09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NSIndexPath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1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) -&gt;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11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UITableViewCell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1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{</w:delText>
                        </w:r>
                      </w:del>
                    </w:p>
                    <w:p w14:paraId="3B8752B1" w14:textId="075205D2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13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14" w:author="Microsoft Office User" w:date="2015-11-04T22:06:00Z">
                            <w:rPr>
                              <w:del w:id="1615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616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17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</w:del>
                    </w:p>
                    <w:p w14:paraId="517C2724" w14:textId="3F274384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18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19" w:author="Microsoft Office User" w:date="2015-11-04T22:06:00Z">
                            <w:rPr>
                              <w:del w:id="1620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621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2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623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let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2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cell = tableView.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2E0D6E"/>
                            <w:sz w:val="11"/>
                            <w:szCs w:val="18"/>
                            <w:rPrChange w:id="1625" w:author="Microsoft Office User" w:date="2015-11-04T22:06:00Z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</w:rPrChange>
                          </w:rPr>
                          <w:delText>dequeueReusableCellWithIdentifier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2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(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C41A16"/>
                            <w:sz w:val="11"/>
                            <w:szCs w:val="18"/>
                            <w:rPrChange w:id="1627" w:author="Microsoft Office User" w:date="2015-11-04T22:06:00Z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</w:rPrChange>
                          </w:rPr>
                          <w:delText>"NameCell"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2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, forIndexPath: indexPath)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629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as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3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31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UITableViewCell</w:delText>
                        </w:r>
                      </w:del>
                    </w:p>
                    <w:p w14:paraId="22F67DED" w14:textId="6055FBF0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32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33" w:author="Microsoft Office User" w:date="2015-11-04T22:06:00Z">
                            <w:rPr>
                              <w:del w:id="1634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</w:p>
                    <w:p w14:paraId="6549AB83" w14:textId="2F08DBBB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35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36" w:author="Microsoft Office User" w:date="2015-11-04T22:06:00Z">
                            <w:rPr>
                              <w:del w:id="1637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638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3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640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let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4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name 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3F6E74"/>
                            <w:sz w:val="11"/>
                            <w:szCs w:val="18"/>
                            <w:rPrChange w:id="1642" w:author="Microsoft Office User" w:date="2015-11-04T22:06:00Z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</w:rPrChange>
                          </w:rPr>
                          <w:delText>names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4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[indexPath.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44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row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4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]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646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as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47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[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48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NSString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4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50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NSString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5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]</w:delText>
                        </w:r>
                      </w:del>
                    </w:p>
                    <w:p w14:paraId="5645A631" w14:textId="01E26902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52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53" w:author="Microsoft Office User" w:date="2015-11-04T22:06:00Z">
                            <w:rPr>
                              <w:del w:id="1654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</w:p>
                    <w:p w14:paraId="49058B54" w14:textId="26737CAA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55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56" w:author="Microsoft Office User" w:date="2015-11-04T22:06:00Z">
                            <w:rPr>
                              <w:del w:id="1657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658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5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cell.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60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textLabel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6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?.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62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text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6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name[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C41A16"/>
                            <w:sz w:val="11"/>
                            <w:szCs w:val="18"/>
                            <w:rPrChange w:id="1664" w:author="Microsoft Office User" w:date="2015-11-04T22:06:00Z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</w:rPrChange>
                          </w:rPr>
                          <w:delText>"name"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6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]</w:delText>
                        </w:r>
                      </w:del>
                    </w:p>
                    <w:p w14:paraId="74BEF412" w14:textId="74B88AFE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66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67" w:author="Microsoft Office User" w:date="2015-11-04T22:06:00Z">
                            <w:rPr>
                              <w:del w:id="1668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669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7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cell.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71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imageView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7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?.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73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contentMode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7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75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UIViewContentMode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7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2E0D6E"/>
                            <w:sz w:val="11"/>
                            <w:szCs w:val="18"/>
                            <w:rPrChange w:id="1677" w:author="Microsoft Office User" w:date="2015-11-04T22:06:00Z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</w:rPrChange>
                          </w:rPr>
                          <w:delText>ScaleAspectFill</w:delText>
                        </w:r>
                      </w:del>
                    </w:p>
                    <w:p w14:paraId="5CA65F95" w14:textId="1F2EB296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78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79" w:author="Microsoft Office User" w:date="2015-11-04T22:06:00Z">
                            <w:rPr>
                              <w:del w:id="1680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681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8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cell.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83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imageView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8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?.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85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image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8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687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UIImage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8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(named: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C41A16"/>
                            <w:sz w:val="11"/>
                            <w:szCs w:val="18"/>
                            <w:rPrChange w:id="1689" w:author="Microsoft Office User" w:date="2015-11-04T22:06:00Z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</w:rPrChange>
                          </w:rPr>
                          <w:delText>"Flower"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9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)</w:delText>
                        </w:r>
                      </w:del>
                    </w:p>
                    <w:p w14:paraId="75ADB982" w14:textId="7555F8C2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91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92" w:author="Microsoft Office User" w:date="2015-11-04T22:06:00Z">
                            <w:rPr>
                              <w:del w:id="1693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694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69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</w:del>
                    </w:p>
                    <w:p w14:paraId="24B29D06" w14:textId="0A64F1A8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696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697" w:author="Microsoft Office User" w:date="2015-11-04T22:06:00Z">
                            <w:rPr>
                              <w:del w:id="1698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699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0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01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return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0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cell</w:delText>
                        </w:r>
                      </w:del>
                    </w:p>
                    <w:p w14:paraId="733EBF20" w14:textId="17B24A7C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03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704" w:author="Microsoft Office User" w:date="2015-11-04T22:06:00Z">
                            <w:rPr>
                              <w:del w:id="1705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706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07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}</w:delText>
                        </w:r>
                      </w:del>
                    </w:p>
                    <w:p w14:paraId="4937278F" w14:textId="0D085A21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08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709" w:author="Microsoft Office User" w:date="2015-11-04T22:06:00Z">
                            <w:rPr>
                              <w:del w:id="1710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711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1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</w:delText>
                        </w:r>
                      </w:del>
                    </w:p>
                    <w:p w14:paraId="63F57961" w14:textId="2461D2FD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13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714" w:author="Microsoft Office User" w:date="2015-11-04T22:06:00Z">
                            <w:rPr>
                              <w:del w:id="1715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716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17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18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override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1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20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func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2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prepareForSegue(segue: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22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UIStoryboardSegue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2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, sender: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24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AnyObject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2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?) {</w:delText>
                        </w:r>
                      </w:del>
                    </w:p>
                    <w:p w14:paraId="5B3E75AC" w14:textId="3B8B1666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26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727" w:author="Microsoft Office User" w:date="2015-11-04T22:06:00Z">
                            <w:rPr>
                              <w:del w:id="1728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729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3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31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if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3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segue.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33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identifier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3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C41A16"/>
                            <w:sz w:val="11"/>
                            <w:szCs w:val="18"/>
                            <w:rPrChange w:id="1735" w:author="Microsoft Office User" w:date="2015-11-04T22:06:00Z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</w:rPrChange>
                          </w:rPr>
                          <w:delText>"ShowDetailSeugue"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3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{</w:delText>
                        </w:r>
                      </w:del>
                    </w:p>
                    <w:p w14:paraId="063535DC" w14:textId="157164ED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37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738" w:author="Microsoft Office User" w:date="2015-11-04T22:06:00Z">
                            <w:rPr>
                              <w:del w:id="1739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740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4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42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if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4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44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let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4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indexPath 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46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self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47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48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tableView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4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2E0D6E"/>
                            <w:sz w:val="11"/>
                            <w:szCs w:val="18"/>
                            <w:rPrChange w:id="1750" w:author="Microsoft Office User" w:date="2015-11-04T22:06:00Z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</w:rPrChange>
                          </w:rPr>
                          <w:delText>indexPathForSelectedRow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5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() {</w:delText>
                        </w:r>
                      </w:del>
                    </w:p>
                    <w:p w14:paraId="425FDB64" w14:textId="02182DDA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52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753" w:author="Microsoft Office User" w:date="2015-11-04T22:06:00Z">
                            <w:rPr>
                              <w:del w:id="1754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755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5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57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let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5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object 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3F6E74"/>
                            <w:sz w:val="11"/>
                            <w:szCs w:val="18"/>
                            <w:rPrChange w:id="1759" w:author="Microsoft Office User" w:date="2015-11-04T22:06:00Z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</w:rPrChange>
                          </w:rPr>
                          <w:delText>names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6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[indexPath.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61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row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6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]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63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as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6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[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65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NSString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6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: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67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NSString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6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]</w:delText>
                        </w:r>
                      </w:del>
                    </w:p>
                    <w:p w14:paraId="72705415" w14:textId="27B13A64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69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770" w:author="Microsoft Office User" w:date="2015-11-04T22:06:00Z">
                            <w:rPr>
                              <w:del w:id="1771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772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7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       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74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let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7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controller = (segue.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76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destinationViewController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77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78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as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79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80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UINavigationController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8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).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82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topViewController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8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784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as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8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3F6E74"/>
                            <w:sz w:val="11"/>
                            <w:szCs w:val="18"/>
                            <w:rPrChange w:id="1786" w:author="Microsoft Office User" w:date="2015-11-04T22:06:00Z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</w:rPrChange>
                          </w:rPr>
                          <w:delText>NameViewController</w:delText>
                        </w:r>
                      </w:del>
                    </w:p>
                    <w:p w14:paraId="5A5691C7" w14:textId="3D7C7E78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87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788" w:author="Microsoft Office User" w:date="2015-11-04T22:06:00Z">
                            <w:rPr>
                              <w:del w:id="1789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790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91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        controller.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3F6E74"/>
                            <w:sz w:val="11"/>
                            <w:szCs w:val="18"/>
                            <w:rPrChange w:id="1792" w:author="Microsoft Office User" w:date="2015-11-04T22:06:00Z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</w:rPrChange>
                          </w:rPr>
                          <w:delText>nameToDisplay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9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object</w:delText>
                        </w:r>
                      </w:del>
                    </w:p>
                    <w:p w14:paraId="46236BB7" w14:textId="2089578E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794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795" w:author="Microsoft Office User" w:date="2015-11-04T22:06:00Z">
                            <w:rPr>
                              <w:del w:id="1796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797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79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        controller.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799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navigationItem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00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801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leftBarButtonItem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02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803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self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04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805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splitViewController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0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?.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2E0D6E"/>
                            <w:sz w:val="11"/>
                            <w:szCs w:val="18"/>
                            <w:rPrChange w:id="1807" w:author="Microsoft Office User" w:date="2015-11-04T22:06:00Z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</w:rPrChange>
                          </w:rPr>
                          <w:delText>displayModeButtonItem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0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()</w:delText>
                        </w:r>
                      </w:del>
                    </w:p>
                    <w:p w14:paraId="57E81EF3" w14:textId="44559B36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809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810" w:author="Microsoft Office User" w:date="2015-11-04T22:06:00Z">
                            <w:rPr>
                              <w:del w:id="1811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812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1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        controller.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814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navigationItem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15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.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5C2699"/>
                            <w:sz w:val="11"/>
                            <w:szCs w:val="18"/>
                            <w:rPrChange w:id="1816" w:author="Microsoft Office User" w:date="2015-11-04T22:06:00Z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</w:rPrChange>
                          </w:rPr>
                          <w:delText>leftItemsSupplementBackButton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17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= </w:delText>
                        </w:r>
                        <w:r w:rsidRPr="00452D46" w:rsidDel="00452D46">
                          <w:rPr>
                            <w:rFonts w:ascii="Menlo Regular" w:hAnsi="Menlo Regular" w:cs="Menlo Regular"/>
                            <w:color w:val="AA0D91"/>
                            <w:sz w:val="11"/>
                            <w:szCs w:val="18"/>
                            <w:rPrChange w:id="1818" w:author="Microsoft Office User" w:date="2015-11-04T22:06:00Z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rPrChange>
                          </w:rPr>
                          <w:delText>true</w:delText>
                        </w:r>
                      </w:del>
                    </w:p>
                    <w:p w14:paraId="7EF83773" w14:textId="0C7EE1AE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819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820" w:author="Microsoft Office User" w:date="2015-11-04T22:06:00Z">
                            <w:rPr>
                              <w:del w:id="1821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822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2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    }</w:delText>
                        </w:r>
                      </w:del>
                    </w:p>
                    <w:p w14:paraId="13743B8E" w14:textId="159EBA21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824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825" w:author="Microsoft Office User" w:date="2015-11-04T22:06:00Z">
                            <w:rPr>
                              <w:del w:id="1826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827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28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    }</w:delText>
                        </w:r>
                      </w:del>
                    </w:p>
                    <w:p w14:paraId="6D1D64F7" w14:textId="7DBE247C" w:rsidR="00AB305E" w:rsidRPr="00452D46" w:rsidDel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del w:id="1829" w:author="Microsoft Office User" w:date="2015-11-04T22:06:00Z"/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830" w:author="Microsoft Office User" w:date="2015-11-04T22:06:00Z">
                            <w:rPr>
                              <w:del w:id="1831" w:author="Microsoft Office User" w:date="2015-11-04T22:06:00Z"/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832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33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 xml:space="preserve">    }</w:delText>
                        </w:r>
                      </w:del>
                    </w:p>
                    <w:p w14:paraId="5C798A5A" w14:textId="028AAE80" w:rsidR="00AB305E" w:rsidRPr="00452D46" w:rsidRDefault="00AB305E" w:rsidP="00C25EF4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1"/>
                          <w:szCs w:val="18"/>
                          <w:rPrChange w:id="1834" w:author="Microsoft Office User" w:date="2015-11-04T22:06:00Z">
                            <w:rPr>
                              <w:rFonts w:ascii="Menlo Regular" w:hAnsi="Menlo Regular" w:cs="Menlo Regular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</w:pPr>
                      <w:del w:id="1835" w:author="Microsoft Office User" w:date="2015-11-04T22:06:00Z">
                        <w:r w:rsidRPr="00452D46" w:rsidDel="00452D46">
                          <w:rPr>
                            <w:rFonts w:ascii="Menlo Regular" w:hAnsi="Menlo Regular" w:cs="Menlo Regular"/>
                            <w:color w:val="000000"/>
                            <w:sz w:val="11"/>
                            <w:szCs w:val="18"/>
                            <w:rPrChange w:id="1836" w:author="Microsoft Office User" w:date="2015-11-04T22:06:00Z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rPrChange>
                          </w:rPr>
                          <w:delText>}</w:delText>
                        </w:r>
                      </w:del>
                    </w:p>
                  </w:txbxContent>
                </v:textbox>
                <w10:anchorlock/>
              </v:shape>
            </w:pict>
          </mc:Fallback>
        </mc:AlternateContent>
      </w:r>
      <w:commentRangeEnd w:id="230"/>
      <w:r w:rsidR="00CF0ED0" w:rsidRPr="002D23CD">
        <w:rPr>
          <w:rStyle w:val="CommentReference"/>
          <w:lang w:val="hu-HU"/>
        </w:rPr>
        <w:commentReference w:id="230"/>
      </w:r>
    </w:p>
    <w:p w14:paraId="558964B9" w14:textId="288E0233" w:rsidR="00EF0092" w:rsidRPr="002D23CD" w:rsidRDefault="00EF0092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6AF726E8" wp14:editId="11FE4EDA">
                <wp:extent cx="5257800" cy="301625"/>
                <wp:effectExtent l="0" t="0" r="25400" b="38100"/>
                <wp:docPr id="3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3016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9DE35" w14:textId="03D02178" w:rsidR="00AB305E" w:rsidRPr="00E47556" w:rsidRDefault="00AB305E" w:rsidP="00EF0092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E0A5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https://gist.github.com/DjCantor/ea45f07c0c0df7095d9d#file-namesviewcontroller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F726E8" id="_x0000_s1034" type="#_x0000_t202" style="width:414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//H2AIAADgGAAAOAAAAZHJzL2Uyb0RvYy54bWysVFtP2zAUfp+0/2D5veQChVKRoqyo06QO&#10;0GDi2XWcNsLx8Wy3TTftv+/YSdqOIU1My4Pjy3du37lcXTe1JBthbAUqo8lJTIlQHIpKLTP69XE2&#10;GFFiHVMFk6BERnfC0uvJ+3dXWz0WKaxAFsIQVKLseKszunJOj6PI8pWomT0BLRQ+lmBq5vBollFh&#10;2Ba11zJK4/g82oIptAEurMXbm/aRToL+shTc3ZWlFY7IjKJvLqwmrAu/RpMrNl4aplcV79xg/+BF&#10;zSqFRveqbphjZG2qP1TVFTdgoXQnHOoIyrLiIsSA0STxi2geVkyLEAuSY/WeJvv/1PLbzb0hVZHR&#10;U0oUqzFFj6Jx5AM0ZJR6erbajhH1oBHnGrzHNIdQrZ4Df7YIiY4wrYBFtKejKU3t/xgoQUHMwG7P&#10;ujfD8XKYDi9GMT5xfDuNk/N06O1GB2ltrPsooCZ+k1GDWQ0esM3cuhbaQ7wxC7IqZpWU4eArSUyl&#10;IRuGNbBYpkFUruvPULR3SYxfZzIUnocHB37TJNXflLsm6dUcXMA4WkkRyrH1mI0xetx6jZ6HUCo/&#10;psOLNL8YXg7O82EyOEvi0SDP43RwM8vjPD6bTS/PPvzsLPTygfuWbp8F63ZSeK1SfRElJjaw/goR&#10;jHOhXO9vQHtUibS9RbDDhzhCfG8RbhlBiWAZlNsL15UCExK1T0ibq+K5d7ls8V31dXF7ClyzaEJF&#10;jzxV/mYBxQ6r10Db/lbzWYWVNGfW3TOD/Y7FhzPM3eFSSthmFLodJSsw31+793hsQ3ylZIvzI6P2&#10;25oZQYn8pLBBL3A6+YFzfDDHh8XxQa3rKWB5JjgtNQ9bFDZO9tvSQP2Eoy73VvGJKY62M+r67dS1&#10;Uw1HJRd5HkA4YjRzc/Wged+0vk8emydmdNdMDgvpFvpJw8YveqrFhvrR+drBrAoNd2C14x/HU+iY&#10;bpT6+Xd8DqjDwJ/8AgAA//8DAFBLAwQUAAYACAAAACEAx6AM390AAAAEAQAADwAAAGRycy9kb3du&#10;cmV2LnhtbEyPQUvDQBCF7wX/wzKCt3ZjiW1IsykqClrowSpob9vsmASzs3F328R/7+hFLw8eb3jv&#10;m2I92k6c0IfWkYLLWQICqXKmpVrBy/P9NAMRoiajO0eo4AsDrMuzSaFz4wZ6wtMu1oJLKORaQRNj&#10;n0sZqgatDjPXI3H27rzVka2vpfF64HLbyXmSLKTVLfFCo3u8bbD62B2tguUivGbtTfoY3z7TbbV/&#10;2PjhbqPUxfl4vQIRcYx/x/CDz+hQMtPBHckE0SngR+KvcpbNM7YHBenyCmRZyP/w5TcAAAD//wMA&#10;UEsBAi0AFAAGAAgAAAAhALaDOJL+AAAA4QEAABMAAAAAAAAAAAAAAAAAAAAAAFtDb250ZW50X1R5&#10;cGVzXS54bWxQSwECLQAUAAYACAAAACEAOP0h/9YAAACUAQAACwAAAAAAAAAAAAAAAAAvAQAAX3Jl&#10;bHMvLnJlbHNQSwECLQAUAAYACAAAACEA/m//x9gCAAA4BgAADgAAAAAAAAAAAAAAAAAuAgAAZHJz&#10;L2Uyb0RvYy54bWxQSwECLQAUAAYACAAAACEAx6AM390AAAAEAQAADwAAAAAAAAAAAAAAAAAyBQAA&#10;ZHJzL2Rvd25yZXYueG1sUEsFBgAAAAAEAAQA8wAAADwGAAAAAA==&#10;" fillcolor="#1c1a10 [334]" strokecolor="black [3213]">
                <v:path arrowok="t"/>
                <v:textbox style="mso-fit-shape-to-text:t" inset="2mm,2mm,2mm,2mm">
                  <w:txbxContent>
                    <w:p w14:paraId="12E9DE35" w14:textId="03D02178" w:rsidR="00AB305E" w:rsidRPr="00E47556" w:rsidRDefault="00AB305E" w:rsidP="00EF0092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3E0A57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https://gist.github.com/DjCantor/ea45f07c0c0df7095d9d#file-namesviewcontroller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EFAC72" w14:textId="77777777" w:rsidR="00756E57" w:rsidRPr="002D23CD" w:rsidRDefault="00756E57" w:rsidP="00C02F41">
      <w:pPr>
        <w:rPr>
          <w:lang w:val="hu-HU"/>
        </w:rPr>
      </w:pPr>
    </w:p>
    <w:p w14:paraId="5934463B" w14:textId="635723F2" w:rsidR="003E6E62" w:rsidRPr="002D23CD" w:rsidRDefault="003D3E4B" w:rsidP="00C02F41">
      <w:pPr>
        <w:rPr>
          <w:lang w:val="hu-HU"/>
        </w:rPr>
      </w:pPr>
      <w:r w:rsidRPr="002D23CD">
        <w:rPr>
          <w:lang w:val="hu-HU"/>
        </w:rPr>
        <w:t xml:space="preserve">Próbáljuk ki az alkalmazást több különböző </w:t>
      </w:r>
      <w:commentRangeStart w:id="1837"/>
      <w:r w:rsidRPr="002D23CD">
        <w:rPr>
          <w:lang w:val="hu-HU"/>
        </w:rPr>
        <w:t>szimulátorral</w:t>
      </w:r>
      <w:commentRangeEnd w:id="1837"/>
      <w:r w:rsidRPr="002D23CD">
        <w:rPr>
          <w:rStyle w:val="CommentReference"/>
          <w:lang w:val="hu-HU"/>
        </w:rPr>
        <w:commentReference w:id="1837"/>
      </w:r>
      <w:r w:rsidRPr="002D23CD">
        <w:rPr>
          <w:lang w:val="hu-HU"/>
        </w:rPr>
        <w:t>: iPhone, iPhone 6+ és iPa</w:t>
      </w:r>
      <w:ins w:id="1838" w:author="Microsoft Office User" w:date="2015-11-04T22:23:00Z">
        <w:r w:rsidR="00905C70">
          <w:rPr>
            <w:lang w:val="hu-HU"/>
          </w:rPr>
          <w:t>d és figyeljük meg, hogyan alkalmazkodik a SplitViewController a különböző környezetekhez.</w:t>
        </w:r>
      </w:ins>
      <w:del w:id="1839" w:author="Microsoft Office User" w:date="2015-11-04T22:23:00Z">
        <w:r w:rsidRPr="002D23CD" w:rsidDel="00905C70">
          <w:rPr>
            <w:lang w:val="hu-HU"/>
          </w:rPr>
          <w:delText xml:space="preserve">d! </w:delText>
        </w:r>
      </w:del>
    </w:p>
    <w:p w14:paraId="346A1FBD" w14:textId="77777777" w:rsidR="003D3E4B" w:rsidRPr="002D23CD" w:rsidRDefault="003D3E4B" w:rsidP="00C02F41">
      <w:pPr>
        <w:rPr>
          <w:lang w:val="hu-HU"/>
        </w:rPr>
      </w:pPr>
    </w:p>
    <w:p w14:paraId="66506C6D" w14:textId="2FA47EBC" w:rsidR="003D3E4B" w:rsidRPr="002D23CD" w:rsidRDefault="00A301C2" w:rsidP="00C02F41">
      <w:pPr>
        <w:rPr>
          <w:lang w:val="hu-HU"/>
        </w:rPr>
      </w:pPr>
      <w:r w:rsidRPr="002D23CD">
        <w:rPr>
          <w:lang w:val="hu-HU"/>
        </w:rPr>
        <w:t xml:space="preserve">Az alapbeállítás szerint </w:t>
      </w:r>
      <w:r w:rsidR="003D3E4B" w:rsidRPr="002D23CD">
        <w:rPr>
          <w:lang w:val="hu-HU"/>
        </w:rPr>
        <w:t>iPaden</w:t>
      </w:r>
      <w:r w:rsidR="00860C22" w:rsidRPr="002D23CD">
        <w:rPr>
          <w:lang w:val="hu-HU"/>
        </w:rPr>
        <w:t xml:space="preserve"> eltűnik a MasterVi</w:t>
      </w:r>
      <w:r w:rsidR="00C25EF4" w:rsidRPr="002D23CD">
        <w:rPr>
          <w:lang w:val="hu-HU"/>
        </w:rPr>
        <w:t>ewContr</w:t>
      </w:r>
      <w:r w:rsidRPr="002D23CD">
        <w:rPr>
          <w:lang w:val="hu-HU"/>
        </w:rPr>
        <w:t>oller portait módban. E</w:t>
      </w:r>
      <w:r w:rsidR="00C25EF4" w:rsidRPr="002D23CD">
        <w:rPr>
          <w:lang w:val="hu-HU"/>
        </w:rPr>
        <w:t>zen a legegyszerűbben úgy javíthatunk, ha beállítjuk, hogy mi a</w:t>
      </w:r>
      <w:r w:rsidRPr="002D23CD">
        <w:rPr>
          <w:lang w:val="hu-HU"/>
        </w:rPr>
        <w:t xml:space="preserve">z előnyben részesített megjelenése a </w:t>
      </w:r>
      <w:r w:rsidR="003E7EBB">
        <w:rPr>
          <w:lang w:val="hu-HU"/>
        </w:rPr>
        <w:t>S</w:t>
      </w:r>
      <w:r w:rsidRPr="002D23CD">
        <w:rPr>
          <w:lang w:val="hu-HU"/>
        </w:rPr>
        <w:t>plit View Controllernek, az AppDelegate egészítsük ki :</w:t>
      </w:r>
    </w:p>
    <w:p w14:paraId="492E8218" w14:textId="77777777" w:rsidR="00A301C2" w:rsidRPr="002D23CD" w:rsidRDefault="00A301C2" w:rsidP="00C02F41">
      <w:pPr>
        <w:rPr>
          <w:lang w:val="hu-HU"/>
        </w:rPr>
      </w:pPr>
    </w:p>
    <w:p w14:paraId="2E1478FB" w14:textId="6D592B04" w:rsidR="00A301C2" w:rsidRPr="002D23CD" w:rsidRDefault="00A301C2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10D41A3D" wp14:editId="33FF4B49">
                <wp:extent cx="5257800" cy="1739900"/>
                <wp:effectExtent l="0" t="0" r="0" b="12700"/>
                <wp:docPr id="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6116" w14:textId="0789AC33" w:rsidR="00AB305E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  <w:p w14:paraId="2A1283E4" w14:textId="77777777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splitViewController.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delegate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</w:p>
                          <w:p w14:paraId="303B9B1A" w14:textId="650D2C8F" w:rsidR="00AB305E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</w:pP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splitViewController.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preferredDisplayMode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= 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UISplitViewControllerDisplayMode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.</w:t>
                            </w:r>
                            <w:r w:rsidRPr="00A301C2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  <w:highlight w:val="yellow"/>
                              </w:rPr>
                              <w:t>AllVisible</w:t>
                            </w:r>
                          </w:p>
                          <w:p w14:paraId="219DDDE4" w14:textId="02412FEA" w:rsidR="00AB305E" w:rsidRPr="00A301C2" w:rsidRDefault="00AB305E" w:rsidP="00A301C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D41A3D" id="_x0000_s1035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ArgvgIAAOwFAAAOAAAAZHJzL2Uyb0RvYy54bWysVFtP2zAUfp+0/2D5vSTpKKURKQpFnSZV&#10;gAYTz67jtBGOj2e7bTq0/75jJymF8cK0l8TH/s7tO5eLy6aWZCuMrUBlNDmJKRGKQ1GpVUZ/PMwH&#10;55RYx1TBJCiR0b2w9HL6+dPFTqdiCGuQhTAEjSib7nRG187pNIosX4ua2RPQQuFjCaZmDkWzigrD&#10;dmi9ltEwjs+iHZhCG+DCWry9bh/pNNgvS8HdbVla4YjMKMbmwteE79J/o+kFS1eG6XXFuzDYP0RR&#10;s0qh04Opa+YY2ZjqL1N1xQ1YKN0JhzqCsqy4CDlgNkn8Jpv7NdMi5ILkWH2gyf4/s/xme2dIVWR0&#10;QoliNZboQTSOXEFDxp6dnbYpgu41wlyD11jlkKnVC+BPFiHREaZVsIj2bDSlqf0f8ySoiAXYH0j3&#10;Xjhejoaj8XmMTxzfkvGXyQQFb/VFXRvrvgqoiT9k1GBVQwhsu7CuhfYQ782CrIp5JWUQfCeJmTRk&#10;y7AHlqthZ/wVSiqPVeC1WoPtjQgt1HphKYaMR4/0wYfyPs9G42E+Hk0GZ/koGZwm8fkgz+Ph4Hqe&#10;x3l8Op9NTq9+dy57/UBYy5Gnzrq9FN6qVN9FicUIVL0TPONcKJd01gLao0oM+iOKHT7kEfL7iHLL&#10;CGoEz6DcQbmuFJi2NV5zXjz1IZctvmuZLm9PgWuWTdeFSL+/WUKxx5Yz0I6s1XxeYfUXzLo7ZnBG&#10;sWNw77hb/JQSdhmF7kTJGsyv9+49HkcHXynZ4cxn1P7cMCMokd8UDtUYN4pfEseCORaWx4La1DPA&#10;lkpww2kejqhsnOyPpYH6EddT7r3iE1McfWfU9ceZazcRrjcu8jyAcC1o5hbqXvN+0nxvPzSPzOhu&#10;ABw20g3024Glb+agxYb+0fnGYVOHIXlhteMfV0oYs279+Z11LAfUy5Ke/gEAAP//AwBQSwMEFAAG&#10;AAgAAAAhADr5sQHZAAAABQEAAA8AAABkcnMvZG93bnJldi54bWxMj8FOwzAQRO9I/IO1SNyoQ1SV&#10;KMSpShEXLoiWD3DibZJir6PYdcLfs3CBy0ijWc28rbaLsyLhFAZPCu5XGQik1puBOgUfx5e7AkSI&#10;moy2nlDBFwbY1tdXlS6Nn+kd0yF2gksolFpBH+NYShnaHp0OKz8icXbyk9OR7dRJM+mZy52VeZZt&#10;pNMD8UKvR9z32H4eLk5BWtbybZPm9NSY1720u3MYl2elbm+W3SOIiEv8O4YffEaHmpkafyEThFXA&#10;j8Rf5azIC7aNgvxhnYGsK/mfvv4GAAD//wMAUEsBAi0AFAAGAAgAAAAhALaDOJL+AAAA4QEAABMA&#10;AAAAAAAAAAAAAAAAAAAAAFtDb250ZW50X1R5cGVzXS54bWxQSwECLQAUAAYACAAAACEAOP0h/9YA&#10;AACUAQAACwAAAAAAAAAAAAAAAAAvAQAAX3JlbHMvLnJlbHNQSwECLQAUAAYACAAAACEA5NwK4L4C&#10;AADsBQAADgAAAAAAAAAAAAAAAAAuAgAAZHJzL2Uyb0RvYy54bWxQSwECLQAUAAYACAAAACEAOvmx&#10;AdkAAAAFAQAADwAAAAAAAAAAAAAAAAAYBQAAZHJzL2Rvd25yZXYueG1sUEsFBgAAAAAEAAQA8wAA&#10;AB4GAAAAAA==&#10;" fillcolor="#eeece1 [3214]" stroked="f">
                <v:path arrowok="t"/>
                <v:textbox style="mso-fit-shape-to-text:t" inset="2mm,2mm,2mm,2mm">
                  <w:txbxContent>
                    <w:p w14:paraId="45736116" w14:textId="0789AC33" w:rsidR="00AB305E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...</w:t>
                      </w:r>
                    </w:p>
                    <w:p w14:paraId="2A1283E4" w14:textId="77777777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splitViewController.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delegate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A301C2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</w:p>
                    <w:p w14:paraId="303B9B1A" w14:textId="650D2C8F" w:rsidR="00AB305E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</w:pP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splitViewController.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  <w:highlight w:val="yellow"/>
                        </w:rPr>
                        <w:t>preferredDisplayMode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= </w:t>
                      </w:r>
                      <w:r w:rsidRPr="00A301C2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  <w:highlight w:val="yellow"/>
                        </w:rPr>
                        <w:t>UISplitViewControllerDisplayMode</w:t>
                      </w:r>
                      <w:r w:rsidRPr="00A301C2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.</w:t>
                      </w:r>
                      <w:r w:rsidRPr="00A301C2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  <w:highlight w:val="yellow"/>
                        </w:rPr>
                        <w:t>AllVisible</w:t>
                      </w:r>
                    </w:p>
                    <w:p w14:paraId="219DDDE4" w14:textId="02412FEA" w:rsidR="00AB305E" w:rsidRPr="00A301C2" w:rsidRDefault="00AB305E" w:rsidP="00A301C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0E847" w14:textId="77777777" w:rsidR="00D31C52" w:rsidRPr="002D23CD" w:rsidRDefault="00D31C52" w:rsidP="00C02F41">
      <w:pPr>
        <w:rPr>
          <w:lang w:val="hu-HU"/>
        </w:rPr>
      </w:pPr>
    </w:p>
    <w:p w14:paraId="15ABA125" w14:textId="72C62C0D" w:rsidR="00D31C52" w:rsidRPr="002D23CD" w:rsidRDefault="00D31C52" w:rsidP="00C02F41">
      <w:pPr>
        <w:rPr>
          <w:lang w:val="hu-HU"/>
        </w:rPr>
      </w:pPr>
      <w:r w:rsidRPr="002D23CD">
        <w:rPr>
          <w:lang w:val="hu-HU"/>
        </w:rPr>
        <w:t>Sokat javíthatunk az alkalmazás kinézetén, ha a gombokat nem kéken jelenítjük meg (ugyanakkor ezek rendszerszintű gombok, amelyek folytonos átszínezgetése kicsit körülményes volna). Be lehet azonban állítani a Storyboard-ra egy globális TintColort, amit az egyes vezérlők alapértelmezett színk</w:t>
      </w:r>
      <w:r w:rsidR="00604C29" w:rsidRPr="002D23CD">
        <w:rPr>
          <w:lang w:val="hu-HU"/>
        </w:rPr>
        <w:t xml:space="preserve">ént </w:t>
      </w:r>
      <w:r w:rsidRPr="002D23CD">
        <w:rPr>
          <w:lang w:val="hu-HU"/>
        </w:rPr>
        <w:t>felvesznek. Tegyük ezt meg a Storyboard fájl tulajdonságainál állítsunk be valamilyen sötétebb rózsaszín színt:</w:t>
      </w:r>
    </w:p>
    <w:p w14:paraId="7451C881" w14:textId="77777777" w:rsidR="00D31C52" w:rsidRPr="002D23CD" w:rsidRDefault="00D31C52" w:rsidP="00C02F41">
      <w:pPr>
        <w:rPr>
          <w:lang w:val="hu-HU"/>
        </w:rPr>
      </w:pPr>
    </w:p>
    <w:p w14:paraId="2B48152B" w14:textId="2AA47BD4" w:rsidR="00D31C52" w:rsidRPr="002D23CD" w:rsidRDefault="00D31C52" w:rsidP="00C02F41">
      <w:pPr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032F4667" wp14:editId="24F80CD7">
            <wp:extent cx="3073755" cy="3049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1 at 12.58.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49" cy="3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3B29" w14:textId="77777777" w:rsidR="00A301C2" w:rsidRPr="002D23CD" w:rsidRDefault="00A301C2" w:rsidP="00C02F41">
      <w:pPr>
        <w:rPr>
          <w:lang w:val="hu-HU"/>
        </w:rPr>
      </w:pPr>
    </w:p>
    <w:p w14:paraId="03BFFC8E" w14:textId="23DAC053" w:rsidR="00C02F41" w:rsidRPr="002D23CD" w:rsidRDefault="00C02F41" w:rsidP="00C02F41">
      <w:pPr>
        <w:pStyle w:val="Heading2"/>
        <w:rPr>
          <w:lang w:val="hu-HU"/>
        </w:rPr>
      </w:pPr>
      <w:r w:rsidRPr="002D23CD">
        <w:rPr>
          <w:lang w:val="hu-HU"/>
        </w:rPr>
        <w:t>Nevek jelentése - Popover</w:t>
      </w:r>
      <w:r w:rsidR="00D31C52" w:rsidRPr="002D23CD">
        <w:rPr>
          <w:lang w:val="hu-HU"/>
        </w:rPr>
        <w:t>PresentationView</w:t>
      </w:r>
      <w:r w:rsidRPr="002D23CD">
        <w:rPr>
          <w:lang w:val="hu-HU"/>
        </w:rPr>
        <w:t>Controller</w:t>
      </w:r>
    </w:p>
    <w:p w14:paraId="287AA2B0" w14:textId="77777777" w:rsidR="00C02F41" w:rsidRPr="002D23CD" w:rsidRDefault="00C02F41" w:rsidP="00C02F41">
      <w:pPr>
        <w:rPr>
          <w:lang w:val="hu-HU"/>
        </w:rPr>
      </w:pPr>
    </w:p>
    <w:p w14:paraId="53445835" w14:textId="00D05FDA" w:rsidR="0029309D" w:rsidRPr="002D23CD" w:rsidRDefault="0029309D" w:rsidP="00C02F41">
      <w:pPr>
        <w:rPr>
          <w:lang w:val="hu-HU"/>
        </w:rPr>
      </w:pPr>
      <w:r w:rsidRPr="002D23CD">
        <w:rPr>
          <w:lang w:val="hu-HU"/>
        </w:rPr>
        <w:t xml:space="preserve">Hozunk létre egy új UIViewController leszármazottat </w:t>
      </w:r>
      <w:r w:rsidR="007C4D57">
        <w:rPr>
          <w:lang w:val="hu-HU"/>
        </w:rPr>
        <w:t>Name</w:t>
      </w:r>
      <w:r w:rsidRPr="002D23CD">
        <w:rPr>
          <w:lang w:val="hu-HU"/>
        </w:rPr>
        <w:t>FactsViewController néven és az implementációt cseréljük le:</w:t>
      </w:r>
    </w:p>
    <w:p w14:paraId="6EF760F1" w14:textId="77777777" w:rsidR="00DC77B0" w:rsidRPr="002D23CD" w:rsidRDefault="00DC77B0" w:rsidP="00C02F41">
      <w:pPr>
        <w:rPr>
          <w:lang w:val="hu-HU"/>
        </w:rPr>
      </w:pPr>
    </w:p>
    <w:p w14:paraId="234EEF5E" w14:textId="3E71BD72" w:rsidR="00DC77B0" w:rsidRPr="002D23CD" w:rsidRDefault="00DC77B0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2C7D8D51" wp14:editId="67A31A2A">
                <wp:extent cx="5257800" cy="1739900"/>
                <wp:effectExtent l="0" t="0" r="0" b="12700"/>
                <wp:docPr id="1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376AF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class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NameFactsViewController: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UIViewController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247CE5E0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668B9518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@IBOutlet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weak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nicksLabel: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UILabel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13E3A7F1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@IBOutlet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weak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originLabel: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UILabel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1FAE8372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@IBOutlet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weak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meaningLabel: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UILabel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4F57D6A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8D90C8B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nameToDisplay : [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NSString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: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NSString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]?</w:t>
                            </w:r>
                          </w:p>
                          <w:p w14:paraId="19C323D0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6E41AAF1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viewDidLoad() {</w:t>
                            </w:r>
                          </w:p>
                          <w:p w14:paraId="6847CB38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super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viewDidLoad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254C244C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519423C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nicksLabel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text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nameToDisplay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![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"nicks"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650EF4B3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origin =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nameToDisplay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![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"origin"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]!</w:t>
                            </w:r>
                          </w:p>
                          <w:p w14:paraId="09CE6F71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originLabel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text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 xml:space="preserve">"Eredete :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\(origin)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4F95F18E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meaning =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nameToDisplay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![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"meaning"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]!</w:t>
                            </w:r>
                          </w:p>
                          <w:p w14:paraId="4660B492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meaningLabel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text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 xml:space="preserve">"Jelentése: 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\(meaning)</w:t>
                            </w:r>
                            <w:r w:rsidRPr="007C4D57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06FC12AB" w14:textId="77777777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F35CFCD" w14:textId="0F64E47E" w:rsidR="00AB305E" w:rsidRPr="007C4D57" w:rsidRDefault="00AB305E" w:rsidP="007C4D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4D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7D8D51" id="_x0000_s1036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A3svgIAAO4FAAAOAAAAZHJzL2Uyb0RvYy54bWysVF1P2zAUfZ+0/2D5vSQplNKIFIWiTpMq&#10;QIOJZ9ex2wjH9my3TTftv+/aTkphvDDtJfG1z/0+915etY1AW2ZsrWSBs5MUIyapqmq5KvD3x/ng&#10;AiPriKyIUJIVeM8svpp+/nS50zkbqrUSFTMIjEib73SB187pPEksXbOG2BOlmYRHrkxDHIhmlVSG&#10;7MB6I5Jhmp4nO2UqbRRl1sLtTXzE02Cfc0bdHeeWOSQKDLG58DXhu/TfZHpJ8pUhel3TLgzyD1E0&#10;pJbg9GDqhjiCNqb+y1RTU6Os4u6EqiZRnNeUhRwgmyx9k83DmmgWcoHiWH0ok/1/Zunt9t6guoLe&#10;nWIkSQM9emStQ9eqRWNfnp22OaAeNOBcC9cADalavVD02QIkOcJEBQtoX46Wm8b/IVEEitCB/aHq&#10;3guFy9FwNL5I4YnCWzY+nUxA8FZf1LWx7gtTDfKHAhtoawiBbBfWRWgP8d6sEnU1r4UIgqcSmwmD&#10;tgRIsFwNO+OvUEJ6rFReKxqMNyxwKHohOYQMR4/0wYf+/pqNxsNyPJoMzstRNjjL0otBWabDwc28&#10;TMv0bD6bnF3/7lz2+qFgsUa+dNbtBfNWhfzGOHQjlOqd4AmlTLqssxbQHsUh6I8odviQR8jvI8qx&#10;IqARPCvpDspNLZWJ1Hhd8+q5D5lHfEeZLm9fAtcu20jD0Ht/tVTVHjhnVBxaq+m8hvYviHX3xMCU&#10;AmVg87g7+HChdgVW3QmjtTI/37v3eBgeeMVoB1NfYPtjQwzDSHyVMFZj2Cl+TRwL5lhYHgty08wU&#10;cCqDHadpOIKycaI/cqOaJ1hQpfcKT0RS8F1g1x9nLu4iWHCUlWUAwWLQxC3kg6b9qHlyP7ZPxOhu&#10;Ahww6Vb1+4HkbwYhYgOBdLlxwOowJS9V7RoASyXMWbcA/dY6lgPqZU1P/wAAAP//AwBQSwMEFAAG&#10;AAgAAAAhADr5sQHZAAAABQEAAA8AAABkcnMvZG93bnJldi54bWxMj8FOwzAQRO9I/IO1SNyoQ1SV&#10;KMSpShEXLoiWD3DibZJir6PYdcLfs3CBy0ijWc28rbaLsyLhFAZPCu5XGQik1puBOgUfx5e7AkSI&#10;moy2nlDBFwbY1tdXlS6Nn+kd0yF2gksolFpBH+NYShnaHp0OKz8icXbyk9OR7dRJM+mZy52VeZZt&#10;pNMD8UKvR9z32H4eLk5BWtbybZPm9NSY1720u3MYl2elbm+W3SOIiEv8O4YffEaHmpkafyEThFXA&#10;j8Rf5azIC7aNgvxhnYGsK/mfvv4GAAD//wMAUEsBAi0AFAAGAAgAAAAhALaDOJL+AAAA4QEAABMA&#10;AAAAAAAAAAAAAAAAAAAAAFtDb250ZW50X1R5cGVzXS54bWxQSwECLQAUAAYACAAAACEAOP0h/9YA&#10;AACUAQAACwAAAAAAAAAAAAAAAAAvAQAAX3JlbHMvLnJlbHNQSwECLQAUAAYACAAAACEAhpgN7L4C&#10;AADuBQAADgAAAAAAAAAAAAAAAAAuAgAAZHJzL2Uyb0RvYy54bWxQSwECLQAUAAYACAAAACEAOvmx&#10;AdkAAAAFAQAADwAAAAAAAAAAAAAAAAAYBQAAZHJzL2Rvd25yZXYueG1sUEsFBgAAAAAEAAQA8wAA&#10;AB4GAAAAAA==&#10;" fillcolor="#eeece1 [3214]" stroked="f">
                <v:path arrowok="t"/>
                <v:textbox style="mso-fit-shape-to-text:t" inset="2mm,2mm,2mm,2mm">
                  <w:txbxContent>
                    <w:p w14:paraId="2DD376AF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class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NameFactsViewController: </w:t>
                      </w:r>
                      <w:r w:rsidRPr="007C4D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UIViewController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247CE5E0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668B9518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@IBOutlet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weak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nicksLabel: </w:t>
                      </w:r>
                      <w:r w:rsidRPr="007C4D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UILabel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</w:t>
                      </w:r>
                    </w:p>
                    <w:p w14:paraId="13E3A7F1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@IBOutlet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weak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originLabel: </w:t>
                      </w:r>
                      <w:r w:rsidRPr="007C4D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UILabel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</w:t>
                      </w:r>
                    </w:p>
                    <w:p w14:paraId="1FAE8372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@IBOutlet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weak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meaningLabel: </w:t>
                      </w:r>
                      <w:r w:rsidRPr="007C4D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UILabel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</w:t>
                      </w:r>
                    </w:p>
                    <w:p w14:paraId="04F57D6A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8D90C8B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nameToDisplay : [</w:t>
                      </w:r>
                      <w:r w:rsidRPr="007C4D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NSString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: </w:t>
                      </w:r>
                      <w:r w:rsidRPr="007C4D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NSString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]?</w:t>
                      </w:r>
                    </w:p>
                    <w:p w14:paraId="19C323D0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6E41AAF1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viewDidLoad() {</w:t>
                      </w:r>
                    </w:p>
                    <w:p w14:paraId="6847CB38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super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C4D57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viewDidLoad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254C244C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  <w:p w14:paraId="7519423C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C4D57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nicksLabel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C4D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text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7C4D57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nameToDisplay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![</w:t>
                      </w:r>
                      <w:r w:rsidRPr="007C4D57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"nicks"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]</w:t>
                      </w:r>
                    </w:p>
                    <w:p w14:paraId="650EF4B3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origin = </w:t>
                      </w:r>
                      <w:r w:rsidRPr="007C4D57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nameToDisplay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![</w:t>
                      </w:r>
                      <w:r w:rsidRPr="007C4D57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"origin"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]!</w:t>
                      </w:r>
                    </w:p>
                    <w:p w14:paraId="09CE6F71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C4D57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originLabel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C4D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text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7C4D57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 xml:space="preserve">"Eredete : 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\(origin)</w:t>
                      </w:r>
                      <w:r w:rsidRPr="007C4D57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</w:t>
                      </w:r>
                    </w:p>
                    <w:p w14:paraId="4F95F18E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meaning = </w:t>
                      </w:r>
                      <w:r w:rsidRPr="007C4D57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nameToDisplay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![</w:t>
                      </w:r>
                      <w:r w:rsidRPr="007C4D57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"meaning"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]!</w:t>
                      </w:r>
                    </w:p>
                    <w:p w14:paraId="4660B492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7C4D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C4D57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meaningLabel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C4D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text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7C4D57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 xml:space="preserve">"Jelentése: </w:t>
                      </w: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\(meaning)</w:t>
                      </w:r>
                      <w:r w:rsidRPr="007C4D57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</w:t>
                      </w:r>
                    </w:p>
                    <w:p w14:paraId="06FC12AB" w14:textId="77777777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F35CFCD" w14:textId="0F64E47E" w:rsidR="00AB305E" w:rsidRPr="007C4D57" w:rsidRDefault="00AB305E" w:rsidP="007C4D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C4D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897F95" w14:textId="4614A79F" w:rsidR="0029309D" w:rsidRDefault="007C4D57" w:rsidP="00C02F41">
      <w:pPr>
        <w:rPr>
          <w:lang w:val="hu-HU"/>
        </w:rPr>
      </w:pPr>
      <w:r w:rsidRPr="007C4D57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216F481E" wp14:editId="452E7A12">
                <wp:extent cx="5257800" cy="301625"/>
                <wp:effectExtent l="0" t="0" r="25400" b="38100"/>
                <wp:docPr id="11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3016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620C9" w14:textId="77777777" w:rsidR="00AB305E" w:rsidRPr="00E47556" w:rsidRDefault="00AB305E" w:rsidP="007C4D5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7C4D5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https://gist.github.com/DjCantor/ea45f07c0c0df7095d9d#file-namefactsviewcontroller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F481E" id="_x0000_s1037" type="#_x0000_t202" style="width:414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hUw1wIAADoGAAAOAAAAZHJzL2Uyb0RvYy54bWysVFtP2zAUfp+0/2D5veQySktFikJRp0kd&#10;oMHEs+s4bYTj49lum27af9+xk5SOIU1My4Pjy3du37lcXDa1JFthbAUqo8lJTIlQHIpKrTL69WE+&#10;GFNiHVMFk6BERvfC0svp+3cXOz0RKaxBFsIQVKLsZKczunZOT6LI8rWomT0BLRQ+lmBq5vBoVlFh&#10;2A611zJK4/gs2oEptAEurMXb6/aRToP+shTc3ZalFY7IjKJvLqwmrEu/RtMLNlkZptcV79xg/+BF&#10;zSqFRg+qrpljZGOqP1TVFTdgoXQnHOoIyrLiIsSA0STxi2ju10yLEAuSY/WBJvv/1PKb7Z0hVYG5&#10;SyhRrMYcPYjGkStoyDj1/Oy0nSDsXiPQNXiP2BCr1QvgTxYh0RGmFbCI9nw0pan9HyMlKIgp2B9o&#10;92Y4Xg7T4Wgc4xPHtw9xcpYOvd3oWVob6z4KqInfZNRgWoMHbLuwroX2EG/MgqyKeSVlOPhSEjNp&#10;yJZhESxXaRCVm/ozFO1dEuPXmQyV5+HBgd80SfU35a5JejXPLmAcraQI9dh6zCYYPW69Rs9DqJUf&#10;s+EozUfD88FZPkwGp0k8HuR5nA6u53mcx6fz2fnp1c/OQi8fuG/p9lmwbi+F1yrVF1FiZgPrrxDB&#10;OBfK9f4GtEeVSNtbBDt8iCPE9xbhlhGUCJZBuYNwXSkwIVGHhLS5Kp56l8sW31VfF7enwDXLpi/p&#10;rn6XUOyxfA20A8BqPq+wlBbMujtmsOOx+nCKuVtcSgm7jEK3o2QN5vtr9x6PjYivlOxwgmTUftsw&#10;IyiRnxS26Ajnkx85xwdzfFgeH9SmngHWJ3Yhehe2KGyc7LelgfoRh13ureITUxxtZ9T125lr5xoO&#10;Sy7yPIBwyGjmFupe875rfaM8NI/M6K6bHFbSDfSzhk1eNFWLDQWk842DeRU6zhPdstolAAdUaJlu&#10;mPoJeHwOqOeRP/0FAAD//wMAUEsDBBQABgAIAAAAIQDHoAzf3QAAAAQBAAAPAAAAZHJzL2Rvd25y&#10;ZXYueG1sTI9BS8NAEIXvBf/DMoK3dmOJbUizKSoKWujBKmhv2+yYBLOzcXfbxH/v6EUvDx5veO+b&#10;Yj3aTpzQh9aRgstZAgKpcqalWsHL8/00AxGiJqM7R6jgCwOsy7NJoXPjBnrC0y7Wgkso5FpBE2Of&#10;SxmqBq0OM9cjcfbuvNWRra+l8XrgctvJeZIspNUt8UKje7xtsPrYHa2C5SK8Zu1N+hjfPtNttX/Y&#10;+OFuo9TF+Xi9AhFxjH/H8IPP6FAy08EdyQTRKeBH4q9yls0ztgcF6fIKZFnI//DlNwAAAP//AwBQ&#10;SwECLQAUAAYACAAAACEAtoM4kv4AAADhAQAAEwAAAAAAAAAAAAAAAAAAAAAAW0NvbnRlbnRfVHlw&#10;ZXNdLnhtbFBLAQItABQABgAIAAAAIQA4/SH/1gAAAJQBAAALAAAAAAAAAAAAAAAAAC8BAABfcmVs&#10;cy8ucmVsc1BLAQItABQABgAIAAAAIQBDZhUw1wIAADoGAAAOAAAAAAAAAAAAAAAAAC4CAABkcnMv&#10;ZTJvRG9jLnhtbFBLAQItABQABgAIAAAAIQDHoAzf3QAAAAQBAAAPAAAAAAAAAAAAAAAAADEFAABk&#10;cnMvZG93bnJldi54bWxQSwUGAAAAAAQABADzAAAAOwYAAAAA&#10;" fillcolor="#1c1a10 [334]" strokecolor="black [3213]">
                <v:path arrowok="t"/>
                <v:textbox style="mso-fit-shape-to-text:t" inset="2mm,2mm,2mm,2mm">
                  <w:txbxContent>
                    <w:p w14:paraId="60B620C9" w14:textId="77777777" w:rsidR="00AB305E" w:rsidRPr="00E47556" w:rsidRDefault="00AB305E" w:rsidP="007C4D57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7C4D57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https://gist.github.com/DjCantor/ea45f07c0c0df7095d9d#file-namefactsviewcontroller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7B066C" w14:textId="2613CD42" w:rsidR="007C4D57" w:rsidRPr="002D23CD" w:rsidRDefault="007C4D57" w:rsidP="00C02F41">
      <w:pPr>
        <w:rPr>
          <w:lang w:val="hu-HU"/>
        </w:rPr>
      </w:pPr>
    </w:p>
    <w:p w14:paraId="7449B52F" w14:textId="63538B23" w:rsidR="002E7BA0" w:rsidRPr="002D23CD" w:rsidRDefault="002E7BA0" w:rsidP="00C02F41">
      <w:pPr>
        <w:rPr>
          <w:lang w:val="hu-HU"/>
        </w:rPr>
      </w:pPr>
      <w:r w:rsidRPr="002D23CD">
        <w:rPr>
          <w:lang w:val="hu-HU"/>
        </w:rPr>
        <w:t>Helyezzünk be egy új nézetvezérlőt, majd állít</w:t>
      </w:r>
      <w:r w:rsidR="006A31CC" w:rsidRPr="002D23CD">
        <w:rPr>
          <w:lang w:val="hu-HU"/>
        </w:rPr>
        <w:t>suk össze a következő képernyőt</w:t>
      </w:r>
      <w:ins w:id="1840" w:author="Microsoft Office User" w:date="2015-11-04T22:15:00Z">
        <w:r w:rsidR="00AE0DF1">
          <w:rPr>
            <w:lang w:val="hu-HU"/>
          </w:rPr>
          <w:t>:</w:t>
        </w:r>
      </w:ins>
      <w:del w:id="1841" w:author="Microsoft Office User" w:date="2015-11-04T22:15:00Z">
        <w:r w:rsidR="006A31CC" w:rsidRPr="002D23CD" w:rsidDel="00AE0DF1">
          <w:rPr>
            <w:lang w:val="hu-HU"/>
          </w:rPr>
          <w:delText xml:space="preserve"> (a három label középre van rendezve, és az egymás közti távolság 16 egység.):</w:delText>
        </w:r>
      </w:del>
    </w:p>
    <w:p w14:paraId="4AB8D4AB" w14:textId="77777777" w:rsidR="002E7BA0" w:rsidRPr="002D23CD" w:rsidRDefault="002E7BA0" w:rsidP="00C02F41">
      <w:pPr>
        <w:rPr>
          <w:lang w:val="hu-HU"/>
        </w:rPr>
      </w:pPr>
    </w:p>
    <w:p w14:paraId="672DFA27" w14:textId="77777777" w:rsidR="00AE0DF1" w:rsidRDefault="00AE0DF1" w:rsidP="00C02F41">
      <w:pPr>
        <w:rPr>
          <w:ins w:id="1842" w:author="Microsoft Office User" w:date="2015-11-04T22:15:00Z"/>
          <w:lang w:val="hu-HU"/>
        </w:rPr>
      </w:pPr>
      <w:ins w:id="1843" w:author="Microsoft Office User" w:date="2015-11-04T22:15:00Z">
        <w:r>
          <w:rPr>
            <w:noProof/>
            <w:lang w:val="hu-HU" w:eastAsia="hu-HU"/>
          </w:rPr>
          <w:drawing>
            <wp:inline distT="0" distB="0" distL="0" distR="0" wp14:anchorId="6D40E49C" wp14:editId="1803DC7A">
              <wp:extent cx="2894628" cy="3055983"/>
              <wp:effectExtent l="0" t="0" r="1270" b="0"/>
              <wp:docPr id="18" name="Picture 18" descr="../Screen%20Shot%202015-11-04%20at%2022.15.1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Screen%20Shot%202015-11-04%20at%2022.15.13.png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96912" cy="30583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3987F42" w14:textId="77777777" w:rsidR="00AE0DF1" w:rsidRDefault="00AE0DF1" w:rsidP="00C02F41">
      <w:pPr>
        <w:rPr>
          <w:ins w:id="1844" w:author="Microsoft Office User" w:date="2015-11-04T22:15:00Z"/>
          <w:lang w:val="hu-HU"/>
        </w:rPr>
      </w:pPr>
    </w:p>
    <w:p w14:paraId="46B8CA91" w14:textId="77777777" w:rsidR="00AE0DF1" w:rsidRDefault="00AE0DF1" w:rsidP="00C02F41">
      <w:pPr>
        <w:rPr>
          <w:ins w:id="1845" w:author="Microsoft Office User" w:date="2015-11-04T22:16:00Z"/>
          <w:lang w:val="hu-HU"/>
        </w:rPr>
      </w:pPr>
      <w:ins w:id="1846" w:author="Microsoft Office User" w:date="2015-11-04T22:15:00Z">
        <w:r>
          <w:rPr>
            <w:lang w:val="hu-HU"/>
          </w:rPr>
          <w:t>Ehhez rakjunk be 3 labelt, majd használjuk a stack gombot:</w:t>
        </w:r>
      </w:ins>
    </w:p>
    <w:p w14:paraId="49682DE8" w14:textId="3A3FF099" w:rsidR="0029309D" w:rsidRPr="002D23CD" w:rsidRDefault="00AE0DF1" w:rsidP="00C02F41">
      <w:pPr>
        <w:rPr>
          <w:lang w:val="hu-HU"/>
        </w:rPr>
      </w:pPr>
      <w:ins w:id="1847" w:author="Microsoft Office User" w:date="2015-11-04T22:16:00Z">
        <w:r>
          <w:rPr>
            <w:noProof/>
            <w:lang w:val="hu-HU" w:eastAsia="hu-HU"/>
          </w:rPr>
          <w:drawing>
            <wp:inline distT="0" distB="0" distL="0" distR="0" wp14:anchorId="3B9B64F1" wp14:editId="5D4853C2">
              <wp:extent cx="473710" cy="326390"/>
              <wp:effectExtent l="0" t="0" r="8890" b="3810"/>
              <wp:docPr id="19" name="Picture 19" descr="../Screen%20Shot%202015-11-04%20at%2022.16.2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../Screen%20Shot%202015-11-04%20at%2022.16.24.png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710" cy="326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848" w:author="Microsoft Office User" w:date="2015-11-04T22:15:00Z">
        <w:r w:rsidR="00DC77B0" w:rsidRPr="002D23CD" w:rsidDel="00AE0DF1">
          <w:rPr>
            <w:noProof/>
            <w:lang w:val="hu-HU" w:eastAsia="hu-HU"/>
          </w:rPr>
          <w:drawing>
            <wp:inline distT="0" distB="0" distL="0" distR="0" wp14:anchorId="09B46318" wp14:editId="26837465">
              <wp:extent cx="2969664" cy="3157505"/>
              <wp:effectExtent l="0" t="0" r="254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5-03-31 at 13.45.06.png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71005" cy="3158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FF8C423" w14:textId="77777777" w:rsidR="0029309D" w:rsidRDefault="0029309D" w:rsidP="00C02F41">
      <w:pPr>
        <w:rPr>
          <w:ins w:id="1849" w:author="Microsoft Office User" w:date="2015-11-04T22:16:00Z"/>
          <w:lang w:val="hu-HU"/>
        </w:rPr>
      </w:pPr>
    </w:p>
    <w:p w14:paraId="41FDE1D8" w14:textId="33830327" w:rsidR="00AE0DF1" w:rsidRDefault="00AE0DF1" w:rsidP="00C02F41">
      <w:pPr>
        <w:rPr>
          <w:ins w:id="1850" w:author="Microsoft Office User" w:date="2015-11-04T22:18:00Z"/>
          <w:lang w:val="hu-HU"/>
        </w:rPr>
      </w:pPr>
      <w:ins w:id="1851" w:author="Microsoft Office User" w:date="2015-11-04T22:16:00Z">
        <w:r>
          <w:rPr>
            <w:lang w:val="hu-HU"/>
          </w:rPr>
          <w:t>A StackView-n állítsuk be, hogy a szülőnézet széleitől a távolsága, a tartamat középre rendezze (Aligment: Center), és, hogy egyforma méretüek legyenek Distriution: Fill Equally.</w:t>
        </w:r>
      </w:ins>
    </w:p>
    <w:p w14:paraId="6B7E89AE" w14:textId="77777777" w:rsidR="00905C70" w:rsidRDefault="00905C70" w:rsidP="00C02F41">
      <w:pPr>
        <w:rPr>
          <w:ins w:id="1852" w:author="Microsoft Office User" w:date="2015-11-04T22:16:00Z"/>
          <w:lang w:val="hu-HU"/>
        </w:rPr>
      </w:pPr>
    </w:p>
    <w:p w14:paraId="51993650" w14:textId="34E90C02" w:rsidR="00AE0DF1" w:rsidRDefault="00905C70" w:rsidP="00C02F41">
      <w:pPr>
        <w:rPr>
          <w:ins w:id="1853" w:author="Microsoft Office User" w:date="2015-11-04T22:18:00Z"/>
          <w:lang w:val="hu-HU"/>
        </w:rPr>
      </w:pPr>
      <w:ins w:id="1854" w:author="Microsoft Office User" w:date="2015-11-04T22:18:00Z">
        <w:r>
          <w:rPr>
            <w:noProof/>
            <w:lang w:val="hu-HU" w:eastAsia="hu-HU"/>
          </w:rPr>
          <w:drawing>
            <wp:inline distT="0" distB="0" distL="0" distR="0" wp14:anchorId="2114BE66" wp14:editId="6E88DC73">
              <wp:extent cx="1651635" cy="1048851"/>
              <wp:effectExtent l="0" t="0" r="0" b="0"/>
              <wp:docPr id="20" name="Picture 20" descr="../Screen%20Shot%202015-11-04%20at%2022.18.0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../Screen%20Shot%202015-11-04%20at%2022.18.08.png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56771" cy="10521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074DA0F" w14:textId="77777777" w:rsidR="00905C70" w:rsidRPr="002D23CD" w:rsidRDefault="00905C70" w:rsidP="00C02F41">
      <w:pPr>
        <w:rPr>
          <w:lang w:val="hu-HU"/>
        </w:rPr>
      </w:pPr>
    </w:p>
    <w:p w14:paraId="3C02B8B9" w14:textId="27058FBD" w:rsidR="00C02F41" w:rsidRPr="002D23CD" w:rsidRDefault="002E7BA0" w:rsidP="00C02F41">
      <w:pPr>
        <w:rPr>
          <w:lang w:val="hu-HU"/>
        </w:rPr>
      </w:pPr>
      <w:r w:rsidRPr="002D23CD">
        <w:rPr>
          <w:lang w:val="hu-HU"/>
        </w:rPr>
        <w:t>Állítsuk be, hogy ez a Nam</w:t>
      </w:r>
      <w:r w:rsidR="006A31CC" w:rsidRPr="002D23CD">
        <w:rPr>
          <w:lang w:val="hu-HU"/>
        </w:rPr>
        <w:t>e</w:t>
      </w:r>
      <w:r w:rsidRPr="002D23CD">
        <w:rPr>
          <w:lang w:val="hu-HU"/>
        </w:rPr>
        <w:t>FactsViewController és kössük be az outleteit!</w:t>
      </w:r>
    </w:p>
    <w:p w14:paraId="295EBDF1" w14:textId="77777777" w:rsidR="0029309D" w:rsidRPr="002D23CD" w:rsidRDefault="0029309D" w:rsidP="00C02F41">
      <w:pPr>
        <w:rPr>
          <w:lang w:val="hu-HU"/>
        </w:rPr>
      </w:pPr>
    </w:p>
    <w:p w14:paraId="32A986C4" w14:textId="57DD08C4" w:rsidR="0029309D" w:rsidRPr="002D23CD" w:rsidRDefault="002E7BA0" w:rsidP="00C02F41">
      <w:pPr>
        <w:rPr>
          <w:lang w:val="hu-HU"/>
        </w:rPr>
      </w:pPr>
      <w:r w:rsidRPr="002D23CD">
        <w:rPr>
          <w:lang w:val="hu-HU"/>
        </w:rPr>
        <w:t>Végül a</w:t>
      </w:r>
      <w:r w:rsidR="0029309D" w:rsidRPr="002D23CD">
        <w:rPr>
          <w:lang w:val="hu-HU"/>
        </w:rPr>
        <w:t>djunk neki azonosítót a storyboardban</w:t>
      </w:r>
      <w:r w:rsidR="006A31CC" w:rsidRPr="002D23CD">
        <w:rPr>
          <w:lang w:val="hu-HU"/>
        </w:rPr>
        <w:t xml:space="preserve"> FactsViewController néven az Identity Inspectorban!</w:t>
      </w:r>
    </w:p>
    <w:p w14:paraId="1B68104B" w14:textId="77777777" w:rsidR="006A31CC" w:rsidRPr="002D23CD" w:rsidRDefault="006A31CC" w:rsidP="00C02F41">
      <w:pPr>
        <w:rPr>
          <w:lang w:val="hu-HU"/>
        </w:rPr>
      </w:pPr>
    </w:p>
    <w:p w14:paraId="4880D092" w14:textId="09F6A8FE" w:rsidR="006A31CC" w:rsidRPr="002D23CD" w:rsidRDefault="006A31CC" w:rsidP="00C02F41">
      <w:pPr>
        <w:rPr>
          <w:lang w:val="hu-HU"/>
        </w:rPr>
      </w:pPr>
      <w:r w:rsidRPr="002D23CD">
        <w:rPr>
          <w:noProof/>
          <w:lang w:val="hu-HU" w:eastAsia="hu-HU"/>
        </w:rPr>
        <w:drawing>
          <wp:inline distT="0" distB="0" distL="0" distR="0" wp14:anchorId="56BDD8DC" wp14:editId="471A5288">
            <wp:extent cx="1829440" cy="12770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1 at 13.44.3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40" cy="12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46BA" w14:textId="77777777" w:rsidR="0029309D" w:rsidRPr="002D23CD" w:rsidRDefault="0029309D" w:rsidP="00C02F41">
      <w:pPr>
        <w:rPr>
          <w:lang w:val="hu-HU"/>
        </w:rPr>
      </w:pPr>
    </w:p>
    <w:p w14:paraId="5E8647B0" w14:textId="137E19AC" w:rsidR="00B52DD5" w:rsidRPr="002D23CD" w:rsidRDefault="00905C70" w:rsidP="00C02F41">
      <w:pPr>
        <w:rPr>
          <w:lang w:val="hu-HU"/>
        </w:rPr>
      </w:pPr>
      <w:ins w:id="1855" w:author="Microsoft Office User" w:date="2015-11-04T22:19:00Z">
        <w:r>
          <w:rPr>
            <w:lang w:val="hu-HU"/>
          </w:rPr>
          <w:t xml:space="preserve">A NameViewControllerben </w:t>
        </w:r>
      </w:ins>
      <w:r w:rsidR="006A31CC" w:rsidRPr="002D23CD">
        <w:rPr>
          <w:lang w:val="hu-HU"/>
        </w:rPr>
        <w:t>Adjunk hozzá egy új Bar Button item-et a NameViewControllerhez</w:t>
      </w:r>
      <w:r w:rsidR="002A1B87" w:rsidRPr="002D23CD">
        <w:rPr>
          <w:lang w:val="hu-HU"/>
        </w:rPr>
        <w:t xml:space="preserve"> kódból a viewDidLoad-ban:</w:t>
      </w:r>
    </w:p>
    <w:p w14:paraId="2FC97A7A" w14:textId="77777777" w:rsidR="002A1B87" w:rsidRPr="002D23CD" w:rsidRDefault="002A1B87" w:rsidP="00C02F41">
      <w:pPr>
        <w:rPr>
          <w:lang w:val="hu-HU"/>
        </w:rPr>
      </w:pPr>
    </w:p>
    <w:p w14:paraId="5B3602A8" w14:textId="6A61349D" w:rsidR="002A1B87" w:rsidRPr="002D23CD" w:rsidRDefault="002A1B87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2E2C4FAA" wp14:editId="74F9046C">
                <wp:extent cx="5257800" cy="1739900"/>
                <wp:effectExtent l="0" t="0" r="0" b="12700"/>
                <wp:docPr id="1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42891" w14:textId="77777777" w:rsidR="00AB305E" w:rsidRPr="002A1B87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A1B8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detailsButton: 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UIBarButtonItem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UIBarButtonItem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(title: 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"Tények"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style: 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UIBarButtonItemStyle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Plain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target: 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action: 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"displayFacts:"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890E9AB" w14:textId="03858E73" w:rsidR="00AB305E" w:rsidRPr="002A1B87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A1B8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navigationItem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rightBarButtonItem</w:t>
                            </w:r>
                            <w:r w:rsidRPr="002A1B8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detailsButton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C4FAA" id="_x0000_s1038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KNavgIAAO4FAAAOAAAAZHJzL2Uyb0RvYy54bWysVF1P2zAUfZ+0/2D5vSTpKKURKQpFnSZV&#10;gAYTz65jtxGO7dlumw7tv+/aTkphvDDtJfG1z/0+915cto1AW2ZsrWSBs5MUIyapqmq5KvCPh/ng&#10;HCPriKyIUJIVeM8svpx+/nSx0zkbqrUSFTMIjEib73SB187pPEksXbOG2BOlmYRHrkxDHIhmlVSG&#10;7MB6I5Jhmp4lO2UqbRRl1sLtdXzE02Cfc0bdLeeWOSQKDLG58DXhu/TfZHpB8pUhel3TLgzyD1E0&#10;pJbg9GDqmjiCNqb+y1RTU6Os4u6EqiZRnNeUhRwgmyx9k839mmgWcoHiWH0ok/1/ZunN9s6guoLe&#10;jTCSpIEePbDWoSvVorEvz07bHFD3GnCuhWuAhlStXij6ZAGSHGGiggW0L0fLTeP/kCgCRejA/lB1&#10;74XC5Wg4Gp+n8EThLRt/mUxA8FZf1LWx7itTDfKHAhtoawiBbBfWRWgP8d6sEnU1r4UIgqcSmwmD&#10;tgRIsFwNO+OvUEJ6rFReKxqMNyxwKHohOYQMR4/0wYf+Ps9G42E5Hk0GZ+UoG5xm6fmgLNPh4Hpe&#10;pmV6Op9NTq9+dy57/VCwWCNfOuv2gnmrQn5nHLoRSvVO8IRSJl3WWQtoj+IQ9EcUO3zII+T3EeVY&#10;EdAInpV0B+WmlspEaryuefXUh8wjvqNMl7cvgWuXbaRhaI+/WqpqD5wzKg6t1XReQ/sXxLo7YmBK&#10;gTKwedwtfLhQuwKr7oTRWplf7917PAwPvGK0g6kvsP25IYZhJL5JGKsx7BS/Jo4FcywsjwW5aWYK&#10;OJXBjtM0HEHZONEfuVHNIyyo0nuFJyIp+C6w648zF3cRLDjKyjKAYDFo4hbyXtN+1Dy5H9pHYnQ3&#10;AQ6YdKP6/UDyN4MQsYFAutw4YHWYkpeqdg2ApRLmrFuAfmsdywH1sqanfwAAAP//AwBQSwMEFAAG&#10;AAgAAAAhADr5sQHZAAAABQEAAA8AAABkcnMvZG93bnJldi54bWxMj8FOwzAQRO9I/IO1SNyoQ1SV&#10;KMSpShEXLoiWD3DibZJir6PYdcLfs3CBy0ijWc28rbaLsyLhFAZPCu5XGQik1puBOgUfx5e7AkSI&#10;moy2nlDBFwbY1tdXlS6Nn+kd0yF2gksolFpBH+NYShnaHp0OKz8icXbyk9OR7dRJM+mZy52VeZZt&#10;pNMD8UKvR9z32H4eLk5BWtbybZPm9NSY1720u3MYl2elbm+W3SOIiEv8O4YffEaHmpkafyEThFXA&#10;j8Rf5azIC7aNgvxhnYGsK/mfvv4GAAD//wMAUEsBAi0AFAAGAAgAAAAhALaDOJL+AAAA4QEAABMA&#10;AAAAAAAAAAAAAAAAAAAAAFtDb250ZW50X1R5cGVzXS54bWxQSwECLQAUAAYACAAAACEAOP0h/9YA&#10;AACUAQAACwAAAAAAAAAAAAAAAAAvAQAAX3JlbHMvLnJlbHNQSwECLQAUAAYACAAAACEATPCjWr4C&#10;AADuBQAADgAAAAAAAAAAAAAAAAAuAgAAZHJzL2Uyb0RvYy54bWxQSwECLQAUAAYACAAAACEAOvmx&#10;AdkAAAAFAQAADwAAAAAAAAAAAAAAAAAYBQAAZHJzL2Rvd25yZXYueG1sUEsFBgAAAAAEAAQA8wAA&#10;AB4GAAAAAA==&#10;" fillcolor="#eeece1 [3214]" stroked="f">
                <v:path arrowok="t"/>
                <v:textbox style="mso-fit-shape-to-text:t" inset="2mm,2mm,2mm,2mm">
                  <w:txbxContent>
                    <w:p w14:paraId="2D742891" w14:textId="77777777" w:rsidR="00AB305E" w:rsidRPr="002A1B87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2A1B8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detailsButton: </w:t>
                      </w:r>
                      <w:r w:rsidRPr="002A1B8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UIBarButtonItem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2A1B8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UIBarButtonItem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(title: </w:t>
                      </w:r>
                      <w:r w:rsidRPr="002A1B87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"Tények"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style: </w:t>
                      </w:r>
                      <w:r w:rsidRPr="002A1B8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UIBarButtonItemStyle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A1B87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Plain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target: </w:t>
                      </w:r>
                      <w:r w:rsidRPr="002A1B8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action: </w:t>
                      </w:r>
                      <w:r w:rsidRPr="002A1B87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"displayFacts:"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7890E9AB" w14:textId="03858E73" w:rsidR="00AB305E" w:rsidRPr="002A1B87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2A1B8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navigationItem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A1B8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rightBarButtonItem</w:t>
                      </w:r>
                      <w:r w:rsidRPr="002A1B8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detailsButton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B688ED" w14:textId="77777777" w:rsidR="002A1B87" w:rsidRPr="002D23CD" w:rsidRDefault="002A1B87" w:rsidP="00C02F41">
      <w:pPr>
        <w:rPr>
          <w:lang w:val="hu-HU"/>
        </w:rPr>
      </w:pPr>
    </w:p>
    <w:p w14:paraId="36AFB9F3" w14:textId="7D06F7CD" w:rsidR="002A1B87" w:rsidRPr="002D23CD" w:rsidRDefault="002A1B87" w:rsidP="00C02F41">
      <w:pPr>
        <w:rPr>
          <w:lang w:val="hu-HU"/>
        </w:rPr>
      </w:pPr>
      <w:r w:rsidRPr="002D23CD">
        <w:rPr>
          <w:lang w:val="hu-HU"/>
        </w:rPr>
        <w:t>Majd valósítsuk meg a displayFacts függvényt:</w:t>
      </w:r>
    </w:p>
    <w:p w14:paraId="0E7D6E8E" w14:textId="77777777" w:rsidR="002A1B87" w:rsidRPr="002D23CD" w:rsidRDefault="002A1B87" w:rsidP="00C02F41">
      <w:pPr>
        <w:rPr>
          <w:lang w:val="hu-HU"/>
        </w:rPr>
      </w:pPr>
    </w:p>
    <w:p w14:paraId="14DBA4F4" w14:textId="71BDF3CC" w:rsidR="002A1B87" w:rsidRPr="002D23CD" w:rsidRDefault="002A1B87" w:rsidP="00C02F41">
      <w:pPr>
        <w:rPr>
          <w:lang w:val="hu-HU"/>
        </w:rPr>
      </w:pPr>
      <w:commentRangeStart w:id="1856"/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1F3ED81D" wp14:editId="48F5A5E1">
                <wp:extent cx="5257800" cy="1739900"/>
                <wp:effectExtent l="0" t="0" r="0" b="12700"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E93F8" w14:textId="77777777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displayFacts(sender: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UIBarButtonItem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9FF4F36" w14:textId="77777777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storyboard :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UIStoryboard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UIStoryboard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(name: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"Main"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, bundle: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28E9459" w14:textId="5DA6CEC4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ins w:id="1857" w:author="Microsoft Office User" w:date="2015-11-04T22:22:00Z">
                              <w:r w:rsidR="00905C70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18"/>
                                </w:rPr>
                                <w:t>let</w:t>
                              </w:r>
                            </w:ins>
                            <w:del w:id="1858" w:author="Microsoft Office User" w:date="2015-11-04T22:21:00Z">
                              <w:r w:rsidRPr="00F72DC1" w:rsidDel="00905C70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18"/>
                                </w:rPr>
                                <w:delText>var</w:delText>
                              </w:r>
                            </w:del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contentViewController :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NameFactsViewController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storyboard.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instantiateViewControllerWithIdentifier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(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C41A16"/>
                                <w:sz w:val="18"/>
                                <w:szCs w:val="18"/>
                              </w:rPr>
                              <w:t>"FactsViewController"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del w:id="1859" w:author="Microsoft Office User" w:date="2015-11-04T22:22:00Z">
                              <w:r w:rsidRPr="00F72DC1" w:rsidDel="00905C70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18"/>
                                </w:rPr>
                                <w:delText xml:space="preserve"> </w:delText>
                              </w:r>
                            </w:del>
                            <w:ins w:id="1860" w:author="Microsoft Office User" w:date="2015-11-04T22:22:00Z">
                              <w:r w:rsidR="00905C70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18"/>
                                </w:rPr>
                                <w:t xml:space="preserve">! </w:t>
                              </w:r>
                            </w:ins>
                            <w:r w:rsidRPr="00F72DC1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NameFactsViewController</w:t>
                            </w:r>
                          </w:p>
                          <w:p w14:paraId="72DDE9FA" w14:textId="77777777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contentViewController.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nameToDisplay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3F6E74"/>
                                <w:sz w:val="18"/>
                                <w:szCs w:val="18"/>
                              </w:rPr>
                              <w:t>nameToDisplay</w:t>
                            </w:r>
                          </w:p>
                          <w:p w14:paraId="46661F3F" w14:textId="77777777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contentViewController.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modalPresentationStyle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UIModalPresentationStyle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Popover</w:t>
                            </w:r>
                          </w:p>
                          <w:p w14:paraId="56C97E70" w14:textId="0CA62A06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ins w:id="1861" w:author="Microsoft Office User" w:date="2015-11-04T22:22:00Z">
                              <w:r w:rsidR="00905C70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18"/>
                                </w:rPr>
                                <w:t>let</w:t>
                              </w:r>
                            </w:ins>
                            <w:del w:id="1862" w:author="Microsoft Office User" w:date="2015-11-04T22:22:00Z">
                              <w:r w:rsidRPr="00F72DC1" w:rsidDel="00905C70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18"/>
                                </w:rPr>
                                <w:delText>var</w:delText>
                              </w:r>
                            </w:del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detailPopover: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UIPopoverPresentationController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contentViewController.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popoverPresentationController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B0484A1" w14:textId="77777777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detailPopover.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barButtonItem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sender;</w:t>
                            </w:r>
                          </w:p>
                          <w:p w14:paraId="4760C438" w14:textId="77777777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detailPopover.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permittedArrowDirections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UIPopoverArrowDirection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.Any</w:t>
                            </w:r>
                          </w:p>
                          <w:p w14:paraId="665466DE" w14:textId="3A09EBE9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74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presentViewController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(contentViewController, animated: 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true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, completion: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 w14:paraId="3459BD3F" w14:textId="4EFB3A46" w:rsidR="00AB305E" w:rsidRPr="00F72DC1" w:rsidRDefault="00AB305E" w:rsidP="002A1B8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2DC1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3ED81D" id="_x0000_s1039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PQBvwIAAO4FAAAOAAAAZHJzL2Uyb0RvYy54bWysVF1P2zAUfZ+0/2D5vSQplNKIFIWiTpMq&#10;QIOJZ9ex2wjH9my3TTftv+/aTkphvDDtJfG1z/0+915etY1AW2ZsrWSBs5MUIyapqmq5KvD3x/ng&#10;AiPriKyIUJIVeM8svpp+/nS50zkbqrUSFTMIjEib73SB187pPEksXbOG2BOlmYRHrkxDHIhmlVSG&#10;7MB6I5Jhmp4nO2UqbRRl1sLtTXzE02Cfc0bdHeeWOSQKDLG58DXhu/TfZHpJ8pUhel3TLgzyD1E0&#10;pJbg9GDqhjiCNqb+y1RTU6Os4u6EqiZRnNeUhRwgmyx9k83DmmgWcoHiWH0ok/1/Zunt9t6guoLe&#10;nWMkSQM9emStQ9eqRWNfnp22OaAeNOBcC9cADalavVD02QIkOcJEBQtoX46Wm8b/IVEEitCB/aHq&#10;3guFy9FwNL5I4YnCWzY+nUxA8FZf1LWx7gtTDfKHAhtoawiBbBfWRWgP8d6sEnU1r4UIgqcSmwmD&#10;tgRIsFwNO+OvUEJ6rFReKxqMNyxwKHohOYQMR4/0wYf+/pqNxsNyPJoMzstRNjjL0otBWabDwc28&#10;TMv0bD6bnF3/7lz2+qFgsUa+dNbtBfNWhfzGOHQjlOqd4AmlTLqssxbQHsUh6I8odviQR8jvI8qx&#10;IqARPCvpDspNLZWJ1Hhd8+q5D5lHfEeZLm9fAtcu20jDU5+dv1qqag+cMyoOrdV0XkP7F8S6e2Jg&#10;SoEysHncHXy4ULsCq+6E0VqZn+/dezwMD7xitIOpL7D9sSGGYSS+ShirMewUvyaOBXMsLI8FuWlm&#10;CjiVwY7TNBxB2TjRH7lRzRMsqNJ7hSciKfgusOuPMxd3ESw4ysoygGAxaOIW8kHTftQ8uR/bJ2J0&#10;NwEOmHSr+v1A8jeDELGBQLrcOGB1mJKXqnYNgKUS5qxbgH5rHcsB9bKmp38AAAD//wMAUEsDBBQA&#10;BgAIAAAAIQA6+bEB2QAAAAUBAAAPAAAAZHJzL2Rvd25yZXYueG1sTI/BTsMwEETvSPyDtUjcqENU&#10;lSjEqUoRFy6Ilg9w4m2SYq+j2HXC37NwgctIo1nNvK22i7Mi4RQGTwruVxkIpNabgToFH8eXuwJE&#10;iJqMtp5QwRcG2NbXV5UujZ/pHdMhdoJLKJRaQR/jWEoZ2h6dDis/InF28pPTke3USTPpmcudlXmW&#10;baTTA/FCr0fc99h+Hi5OQVrW8m2T5vTUmNe9tLtzGJdnpW5vlt0jiIhL/DuGH3xGh5qZGn8hE4RV&#10;wI/EX+WsyAu2jYL8YZ2BrCv5n77+BgAA//8DAFBLAQItABQABgAIAAAAIQC2gziS/gAAAOEBAAAT&#10;AAAAAAAAAAAAAAAAAAAAAABbQ29udGVudF9UeXBlc10ueG1sUEsBAi0AFAAGAAgAAAAhADj9If/W&#10;AAAAlAEAAAsAAAAAAAAAAAAAAAAALwEAAF9yZWxzLy5yZWxzUEsBAi0AFAAGAAgAAAAhACnE9AG/&#10;AgAA7gUAAA4AAAAAAAAAAAAAAAAALgIAAGRycy9lMm9Eb2MueG1sUEsBAi0AFAAGAAgAAAAhADr5&#10;sQHZAAAABQEAAA8AAAAAAAAAAAAAAAAAGQUAAGRycy9kb3ducmV2LnhtbFBLBQYAAAAABAAEAPMA&#10;AAAfBgAAAAA=&#10;" fillcolor="#eeece1 [3214]" stroked="f">
                <v:path arrowok="t"/>
                <v:textbox style="mso-fit-shape-to-text:t" inset="2mm,2mm,2mm,2mm">
                  <w:txbxContent>
                    <w:p w14:paraId="037E93F8" w14:textId="77777777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displayFacts(sender: 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UIBarButtonItem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29FF4F36" w14:textId="77777777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F72DC1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storyboard : 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UIStoryboard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UIStoryboard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(name: </w:t>
                      </w:r>
                      <w:r w:rsidRPr="00F72DC1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"Main"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, bundle: </w:t>
                      </w:r>
                      <w:r w:rsidRPr="00F72DC1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428E9459" w14:textId="5DA6CEC4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ins w:id="1863" w:author="Microsoft Office User" w:date="2015-11-04T22:22:00Z">
                        <w:r w:rsidR="00905C70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18"/>
                          </w:rPr>
                          <w:t>let</w:t>
                        </w:r>
                      </w:ins>
                      <w:del w:id="1864" w:author="Microsoft Office User" w:date="2015-11-04T22:21:00Z">
                        <w:r w:rsidRPr="00F72DC1" w:rsidDel="00905C70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18"/>
                          </w:rPr>
                          <w:delText>var</w:delText>
                        </w:r>
                      </w:del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contentViewController : </w:t>
                      </w:r>
                      <w:r w:rsidRPr="00F72DC1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NameFactsViewController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storyboard.</w:t>
                      </w:r>
                      <w:r w:rsidRPr="00F72DC1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instantiateViewControllerWithIdentifier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( </w:t>
                      </w:r>
                      <w:r w:rsidRPr="00F72DC1">
                        <w:rPr>
                          <w:rFonts w:ascii="Menlo Regular" w:hAnsi="Menlo Regular" w:cs="Menlo Regular"/>
                          <w:color w:val="C41A16"/>
                          <w:sz w:val="18"/>
                          <w:szCs w:val="18"/>
                        </w:rPr>
                        <w:t>"FactsViewController"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  <w:r w:rsidRPr="00F72DC1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as</w:t>
                      </w:r>
                      <w:del w:id="1865" w:author="Microsoft Office User" w:date="2015-11-04T22:22:00Z">
                        <w:r w:rsidRPr="00F72DC1" w:rsidDel="00905C70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18"/>
                          </w:rPr>
                          <w:delText xml:space="preserve"> </w:delText>
                        </w:r>
                      </w:del>
                      <w:ins w:id="1866" w:author="Microsoft Office User" w:date="2015-11-04T22:22:00Z">
                        <w:r w:rsidR="00905C70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18"/>
                          </w:rPr>
                          <w:t xml:space="preserve">! </w:t>
                        </w:r>
                      </w:ins>
                      <w:r w:rsidRPr="00F72DC1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NameFactsViewController</w:t>
                      </w:r>
                    </w:p>
                    <w:p w14:paraId="72DDE9FA" w14:textId="77777777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contentViewController.</w:t>
                      </w:r>
                      <w:r w:rsidRPr="00F72DC1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nameToDisplay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F72DC1">
                        <w:rPr>
                          <w:rFonts w:ascii="Menlo Regular" w:hAnsi="Menlo Regular" w:cs="Menlo Regular"/>
                          <w:color w:val="3F6E74"/>
                          <w:sz w:val="18"/>
                          <w:szCs w:val="18"/>
                        </w:rPr>
                        <w:t>nameToDisplay</w:t>
                      </w:r>
                    </w:p>
                    <w:p w14:paraId="46661F3F" w14:textId="77777777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contentViewController.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modalPresentationStyle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UIModalPresentationStyle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F72DC1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Popover</w:t>
                      </w:r>
                    </w:p>
                    <w:p w14:paraId="56C97E70" w14:textId="0CA62A06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ins w:id="1867" w:author="Microsoft Office User" w:date="2015-11-04T22:22:00Z">
                        <w:r w:rsidR="00905C70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18"/>
                          </w:rPr>
                          <w:t>let</w:t>
                        </w:r>
                      </w:ins>
                      <w:del w:id="1868" w:author="Microsoft Office User" w:date="2015-11-04T22:22:00Z">
                        <w:r w:rsidRPr="00F72DC1" w:rsidDel="00905C70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18"/>
                          </w:rPr>
                          <w:delText>var</w:delText>
                        </w:r>
                      </w:del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detailPopover: 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UIPopoverPresentationController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contentViewController.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popoverPresentationController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</w:t>
                      </w:r>
                    </w:p>
                    <w:p w14:paraId="0B0484A1" w14:textId="77777777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detailPopover.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barButtonItem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sender;</w:t>
                      </w:r>
                    </w:p>
                    <w:p w14:paraId="4760C438" w14:textId="77777777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detailPopover.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permittedArrowDirections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F72DC1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UIPopoverArrowDirection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.Any</w:t>
                      </w:r>
                    </w:p>
                    <w:p w14:paraId="665466DE" w14:textId="3A09EBE9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74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F72DC1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presentViewController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(contentViewController, animated: </w:t>
                      </w:r>
                      <w:r w:rsidRPr="00F72DC1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true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, completion:</w:t>
                      </w:r>
                      <w:r w:rsidRPr="00F72DC1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</w:p>
                    <w:p w14:paraId="3459BD3F" w14:textId="4EFB3A46" w:rsidR="00AB305E" w:rsidRPr="00F72DC1" w:rsidRDefault="00AB305E" w:rsidP="002A1B8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F72DC1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1856"/>
      <w:r w:rsidR="004C0442" w:rsidRPr="002D23CD">
        <w:rPr>
          <w:rStyle w:val="CommentReference"/>
          <w:lang w:val="hu-HU"/>
        </w:rPr>
        <w:commentReference w:id="1856"/>
      </w:r>
    </w:p>
    <w:p w14:paraId="0F5D78D9" w14:textId="79218158" w:rsidR="002A1B87" w:rsidRPr="002D23CD" w:rsidRDefault="00F72DC1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156C08C1" wp14:editId="6C988A49">
                <wp:extent cx="5257800" cy="301625"/>
                <wp:effectExtent l="0" t="0" r="25400" b="38100"/>
                <wp:docPr id="17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3016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29818" w14:textId="4D00E585" w:rsidR="00AB305E" w:rsidRPr="00E47556" w:rsidRDefault="00AB305E" w:rsidP="00F72DC1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E0A5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https://gist.github.com/DjCantor/ea45f07c0c0df7095d9d#file-displayfacts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6C08C1" id="_x0000_s1040" type="#_x0000_t202" style="width:414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Bl/2AIAADoGAAAOAAAAZHJzL2Uyb0RvYy54bWysVFtv2jAUfp+0/2D5neYyKBQ1VCkV0yTW&#10;VmunPhvHgaiO7dmGhE377zu2E2BdpanT8uD48p37Od/lVVtztGPaVFJkODmLMWKCyqIS6wx/fVwM&#10;JhgZS0RBuBQsw3tm8NXs/bvLRk1ZKjeSF0wjUCLMtFEZ3lirplFk6IbVxJxJxQQ8llLXxMJRr6NC&#10;kwa01zxK4/g8aqQulJaUGQO3N+ERz7z+smTU3pWlYRbxDINv1q/aryu3RrNLMl1rojYV7dwg/+BF&#10;TSoBRg+qboglaKurP1TVFdXSyNKeUVlHsiwrynwMEE0Sv4jmYUMU87FAcow6pMn8P7X0dnevUVVA&#10;7cYYCVJDjR5Za9G1bNEkdflplJkC7EEB0LZwD1gfq1FLSZ8NQKITTBAwgHb5aEtduz9EikAQSrA/&#10;pN2ZoXA5SkfjSQxPFN4+xMl5OnJ2o6O00sZ+ZLJGbpNhDWX1HpDd0tgA7SHOmJG8KhYV5/7gWonN&#10;uUY7Ak2wWqdelG/rz7IId0kMX2fSd56Dewd+08TF35TbNunVHF2AOIIk8/0YPCZTiB62TqPLg++V&#10;H/PROM3Ho4vBeT5KBsMkngzyPE4HN4s8zuPhYn4xvP7ZWejlfe5Dul0VjN1z5rRy8YWVUFmf9VcS&#10;QShlwvb+erRDlZC2twh2eB+Hj+8twiEjIOEtS2EPwnUlpPaFOhQk1Kp47l0uA77rvi5ulwLbrtrQ&#10;0kOXK3e1ksUe2lfLQABG0UUFrbQkxt4TDRMP3QcsZu9gKblsMiy7HUYbqb+/du/wMIjwilEDDJJh&#10;821LNMOIfxIwomPgJ0c5pwd9elidHsS2nkvozwT4UlG/BWFteb8ttayfgOxyZxWeiKBgO8O2385t&#10;4DUgS8ry3IOAZBSxS/GgaD+1blAe2yeiVTdNFjrpVvZcQ6YvhipgfQOpfGvlovITd8xqVwAgKD8y&#10;HZk6Bjw9e9SR8me/AAAA//8DAFBLAwQUAAYACAAAACEAx6AM390AAAAEAQAADwAAAGRycy9kb3du&#10;cmV2LnhtbEyPQUvDQBCF7wX/wzKCt3ZjiW1IsykqClrowSpob9vsmASzs3F328R/7+hFLw8eb3jv&#10;m2I92k6c0IfWkYLLWQICqXKmpVrBy/P9NAMRoiajO0eo4AsDrMuzSaFz4wZ6wtMu1oJLKORaQRNj&#10;n0sZqgatDjPXI3H27rzVka2vpfF64HLbyXmSLKTVLfFCo3u8bbD62B2tguUivGbtTfoY3z7TbbV/&#10;2PjhbqPUxfl4vQIRcYx/x/CDz+hQMtPBHckE0SngR+KvcpbNM7YHBenyCmRZyP/w5TcAAAD//wMA&#10;UEsBAi0AFAAGAAgAAAAhALaDOJL+AAAA4QEAABMAAAAAAAAAAAAAAAAAAAAAAFtDb250ZW50X1R5&#10;cGVzXS54bWxQSwECLQAUAAYACAAAACEAOP0h/9YAAACUAQAACwAAAAAAAAAAAAAAAAAvAQAAX3Jl&#10;bHMvLnJlbHNQSwECLQAUAAYACAAAACEA9AAZf9gCAAA6BgAADgAAAAAAAAAAAAAAAAAuAgAAZHJz&#10;L2Uyb0RvYy54bWxQSwECLQAUAAYACAAAACEAx6AM390AAAAEAQAADwAAAAAAAAAAAAAAAAAyBQAA&#10;ZHJzL2Rvd25yZXYueG1sUEsFBgAAAAAEAAQA8wAAADwGAAAAAA==&#10;" fillcolor="#1c1a10 [334]" strokecolor="black [3213]">
                <v:path arrowok="t"/>
                <v:textbox style="mso-fit-shape-to-text:t" inset="2mm,2mm,2mm,2mm">
                  <w:txbxContent>
                    <w:p w14:paraId="1BD29818" w14:textId="4D00E585" w:rsidR="00AB305E" w:rsidRPr="00E47556" w:rsidRDefault="00AB305E" w:rsidP="00F72DC1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3E0A57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https://gist.github.com/DjCantor/ea45f07c0c0df7095d9d#file-displayfacts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38A2E3" w14:textId="77777777" w:rsidR="00F72DC1" w:rsidRPr="002D23CD" w:rsidRDefault="00F72DC1" w:rsidP="00C02F41">
      <w:pPr>
        <w:rPr>
          <w:lang w:val="hu-HU"/>
        </w:rPr>
      </w:pPr>
    </w:p>
    <w:p w14:paraId="4FDBDB87" w14:textId="70A4D4D6" w:rsidR="0079288D" w:rsidRDefault="00F72DC1" w:rsidP="00C02F41">
      <w:pPr>
        <w:rPr>
          <w:lang w:val="hu-HU"/>
        </w:rPr>
      </w:pPr>
      <w:r w:rsidRPr="002D23CD">
        <w:rPr>
          <w:lang w:val="hu-HU"/>
        </w:rPr>
        <w:t>Fut</w:t>
      </w:r>
      <w:r w:rsidR="003E7EBB">
        <w:rPr>
          <w:lang w:val="hu-HU"/>
        </w:rPr>
        <w:t>t</w:t>
      </w:r>
      <w:r w:rsidRPr="002D23CD">
        <w:rPr>
          <w:lang w:val="hu-HU"/>
        </w:rPr>
        <w:t>assuk az alkalmazást iPad és iPhone szimulátorokon is.</w:t>
      </w:r>
      <w:r w:rsidR="004C0442" w:rsidRPr="002D23CD">
        <w:rPr>
          <w:lang w:val="hu-HU"/>
        </w:rPr>
        <w:t xml:space="preserve"> iPhone kijelzőn sajnos nem tudjuk bezárni a modálisan megjelenített </w:t>
      </w:r>
      <w:commentRangeStart w:id="1869"/>
      <w:r w:rsidR="004C0442" w:rsidRPr="002D23CD">
        <w:rPr>
          <w:lang w:val="hu-HU"/>
        </w:rPr>
        <w:t>nézetvezérlőt</w:t>
      </w:r>
      <w:commentRangeEnd w:id="1869"/>
      <w:r w:rsidR="00654E50" w:rsidRPr="002D23CD">
        <w:rPr>
          <w:rStyle w:val="CommentReference"/>
          <w:lang w:val="hu-HU"/>
        </w:rPr>
        <w:commentReference w:id="1869"/>
      </w:r>
      <w:r w:rsidR="004C0442" w:rsidRPr="002D23CD">
        <w:rPr>
          <w:lang w:val="hu-HU"/>
        </w:rPr>
        <w:t>.</w:t>
      </w:r>
      <w:r w:rsidR="0079288D" w:rsidRPr="002D23CD">
        <w:rPr>
          <w:lang w:val="hu-HU"/>
        </w:rPr>
        <w:t xml:space="preserve"> Ha olyan működést szeretnénk, mint iPad-en, akkor meg kell valósítani a </w:t>
      </w:r>
      <w:r w:rsidR="0079288D" w:rsidRPr="002D23CD">
        <w:rPr>
          <w:rFonts w:ascii="Menlo Regular" w:hAnsi="Menlo Regular" w:cs="Menlo Regular"/>
          <w:color w:val="5C2699"/>
          <w:sz w:val="18"/>
          <w:szCs w:val="18"/>
          <w:lang w:val="hu-HU"/>
        </w:rPr>
        <w:t>UIPopoverPresentationControllerDelegate</w:t>
      </w:r>
      <w:r w:rsidR="0079288D" w:rsidRPr="002D23CD">
        <w:rPr>
          <w:lang w:val="hu-HU"/>
        </w:rPr>
        <w:t xml:space="preserve"> interfészt. Tegyük is ezt meg a NameViewControllerben, majd állítsuk be a PopoverPresentationController létrehozásánál:</w:t>
      </w:r>
    </w:p>
    <w:p w14:paraId="14CBFC90" w14:textId="77777777" w:rsidR="003E7EBB" w:rsidRPr="002D23CD" w:rsidRDefault="003E7EBB" w:rsidP="00C02F41">
      <w:pPr>
        <w:rPr>
          <w:lang w:val="hu-HU"/>
        </w:rPr>
      </w:pPr>
    </w:p>
    <w:p w14:paraId="555FC263" w14:textId="489BE128" w:rsidR="0079288D" w:rsidRPr="002D23CD" w:rsidRDefault="0079288D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1F1990A7" wp14:editId="32CF1755">
                <wp:extent cx="5257800" cy="1739900"/>
                <wp:effectExtent l="0" t="0" r="0" b="12700"/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9099E" w14:textId="77777777" w:rsidR="00AB305E" w:rsidRPr="003E0A57" w:rsidRDefault="00AB305E" w:rsidP="003E0A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E0A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detailPopover.</w:t>
                            </w:r>
                            <w:r w:rsidRPr="003E0A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permittedArrowDirections</w:t>
                            </w:r>
                            <w:r w:rsidRPr="003E0A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3E0A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UIPopoverArrowDirection</w:t>
                            </w:r>
                            <w:r w:rsidRPr="003E0A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.Any</w:t>
                            </w:r>
                          </w:p>
                          <w:p w14:paraId="4D000C85" w14:textId="6132F878" w:rsidR="00AB305E" w:rsidRDefault="00AB305E" w:rsidP="003E0A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</w:pPr>
                            <w:r w:rsidRPr="003E0A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detailPopover.</w:t>
                            </w:r>
                            <w:r w:rsidRPr="003E0A57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delegate</w:t>
                            </w:r>
                            <w:r w:rsidRPr="003E0A57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= </w:t>
                            </w:r>
                            <w:r w:rsidRPr="003E0A57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self</w:t>
                            </w:r>
                          </w:p>
                          <w:p w14:paraId="5E6A9F2F" w14:textId="3B69B434" w:rsidR="00AB305E" w:rsidRPr="003E0A57" w:rsidRDefault="00AB305E" w:rsidP="003E0A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sz w:val="18"/>
                                <w:szCs w:val="18"/>
                              </w:rPr>
                            </w:pPr>
                            <w:r w:rsidRPr="003E0A57">
                              <w:rPr>
                                <w:rFonts w:ascii="Menlo Regular" w:hAnsi="Menlo Regular" w:cs="Menlo Regular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1990A7" id="_x0000_s1041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Od2vwIAAO0FAAAOAAAAZHJzL2Uyb0RvYy54bWysVFtP2zAUfp+0/2D5veQySmlEikJRp0kV&#10;oMHEs+vYbYRje7bbpEP77zt2klIYL0x7SXzs79y/cy4u21qgHTO2UjLHyUmMEZNUlZVc5/jHw2J0&#10;jpF1RJZEKMlyvGcWX84+f7podMZStVGiZAaBEWmzRud445zOosjSDauJPVGaSXjkytTEgWjWUWlI&#10;A9ZrEaVxfBY1ypTaKMqshdvr7hHPgn3OGXW3nFvmkMgxxObC14Tvyn+j2QXJ1oboTUX7MMg/RFGT&#10;SoLTg6lr4gjamuovU3VFjbKKuxOq6khxXlEWcoBskvhNNvcbolnIBYpj9aFM9v+ZpTe7O4OqMscp&#10;RpLU0KIH1jp0pVo08dVptM0AdK8B5lq4hi6HTK1eKvpkARIdYToFC2hfjZab2v8hTwSK0ID9oeje&#10;C4XLcTqenMfwROEtmXyZTkHwVl/UtbHuK1M18occG+hqCIHsltZ10AHivVklqnJRCREEzyQ2Fwbt&#10;CHBgtU57469QQnqsVF6rM9jdsEChzgvJIGQ4eqQPPrT3eT6epMVkPB2dFeNkdJrE56OiiNPR9aKI&#10;i/h0MZ+eXv3uXQ76oWBdjXzprNsL5q0K+Z1xaEYo1TvBE0qZdElvLaA9ikPQH1Hs8SGPkN9HlLuK&#10;gEbwrKQ7KNeVVKajxuual09DyLzD95Tp8/YlcO2qDSxMxj47f7VS5R44Z1Q3s1bTRQXtXxLr7oiB&#10;IQXKwOJxt/DhQjU5Vv0Jo40yv96793iYHXjFqIGhz7H9uSWGYSS+SZiqCawUvyWOBXMsrI4Fua3n&#10;CjiVwIrTNBxB2TgxHLlR9SPsp8J7hSciKfjOsRuOc9etIthvlBVFAMFe0MQt5b2mw6h5cj+0j8To&#10;fgIcMOlGDeuBZG8GocMGAuli64DVYUpeqto3AHZKmLN+//mldSwH1MuWnv0BAAD//wMAUEsDBBQA&#10;BgAIAAAAIQA6+bEB2QAAAAUBAAAPAAAAZHJzL2Rvd25yZXYueG1sTI/BTsMwEETvSPyDtUjcqENU&#10;lSjEqUoRFy6Ilg9w4m2SYq+j2HXC37NwgctIo1nNvK22i7Mi4RQGTwruVxkIpNabgToFH8eXuwJE&#10;iJqMtp5QwRcG2NbXV5UujZ/pHdMhdoJLKJRaQR/jWEoZ2h6dDis/InF28pPTke3USTPpmcudlXmW&#10;baTTA/FCr0fc99h+Hi5OQVrW8m2T5vTUmNe9tLtzGJdnpW5vlt0jiIhL/DuGH3xGh5qZGn8hE4RV&#10;wI/EX+WsyAu2jYL8YZ2BrCv5n77+BgAA//8DAFBLAQItABQABgAIAAAAIQC2gziS/gAAAOEBAAAT&#10;AAAAAAAAAAAAAAAAAAAAAABbQ29udGVudF9UeXBlc10ueG1sUEsBAi0AFAAGAAgAAAAhADj9If/W&#10;AAAAlAEAAAsAAAAAAAAAAAAAAAAALwEAAF9yZWxzLy5yZWxzUEsBAi0AFAAGAAgAAAAhAG8053a/&#10;AgAA7QUAAA4AAAAAAAAAAAAAAAAALgIAAGRycy9lMm9Eb2MueG1sUEsBAi0AFAAGAAgAAAAhADr5&#10;sQHZAAAABQEAAA8AAAAAAAAAAAAAAAAAGQUAAGRycy9kb3ducmV2LnhtbFBLBQYAAAAABAAEAPMA&#10;AAAfBgAAAAA=&#10;" fillcolor="#eeece1 [3214]" stroked="f">
                <v:path arrowok="t"/>
                <v:textbox style="mso-fit-shape-to-text:t" inset="2mm,2mm,2mm,2mm">
                  <w:txbxContent>
                    <w:p w14:paraId="15A9099E" w14:textId="77777777" w:rsidR="00AB305E" w:rsidRPr="003E0A57" w:rsidRDefault="00AB305E" w:rsidP="003E0A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3E0A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detailPopover.</w:t>
                      </w:r>
                      <w:r w:rsidRPr="003E0A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permittedArrowDirections</w:t>
                      </w:r>
                      <w:r w:rsidRPr="003E0A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3E0A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UIPopoverArrowDirection</w:t>
                      </w:r>
                      <w:r w:rsidRPr="003E0A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.Any</w:t>
                      </w:r>
                    </w:p>
                    <w:p w14:paraId="4D000C85" w14:textId="6132F878" w:rsidR="00AB305E" w:rsidRDefault="00AB305E" w:rsidP="003E0A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</w:pPr>
                      <w:r w:rsidRPr="003E0A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>detailPopover.</w:t>
                      </w:r>
                      <w:r w:rsidRPr="003E0A57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  <w:highlight w:val="yellow"/>
                        </w:rPr>
                        <w:t>delegate</w:t>
                      </w:r>
                      <w:r w:rsidRPr="003E0A57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= </w:t>
                      </w:r>
                      <w:r w:rsidRPr="003E0A57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  <w:highlight w:val="yellow"/>
                        </w:rPr>
                        <w:t>self</w:t>
                      </w:r>
                    </w:p>
                    <w:p w14:paraId="5E6A9F2F" w14:textId="3B69B434" w:rsidR="00AB305E" w:rsidRPr="003E0A57" w:rsidRDefault="00AB305E" w:rsidP="003E0A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sz w:val="18"/>
                          <w:szCs w:val="18"/>
                        </w:rPr>
                      </w:pPr>
                      <w:r w:rsidRPr="003E0A57">
                        <w:rPr>
                          <w:rFonts w:ascii="Menlo Regular" w:hAnsi="Menlo Regular" w:cs="Menlo Regular"/>
                          <w:sz w:val="18"/>
                          <w:szCs w:val="18"/>
                        </w:rPr>
                        <w:t>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0B01A3" w14:textId="77777777" w:rsidR="0079288D" w:rsidRPr="002D23CD" w:rsidRDefault="0079288D" w:rsidP="00C02F41">
      <w:pPr>
        <w:rPr>
          <w:lang w:val="hu-HU"/>
        </w:rPr>
      </w:pPr>
    </w:p>
    <w:p w14:paraId="7F1E1306" w14:textId="719AB9CC" w:rsidR="00654E50" w:rsidRPr="002D23CD" w:rsidRDefault="0079288D" w:rsidP="00C02F41">
      <w:pPr>
        <w:rPr>
          <w:lang w:val="hu-HU"/>
        </w:rPr>
      </w:pPr>
      <w:r w:rsidRPr="002D23CD">
        <w:rPr>
          <w:lang w:val="hu-HU"/>
        </w:rPr>
        <w:t>Végül írjuk meg a callback-et:</w:t>
      </w:r>
    </w:p>
    <w:p w14:paraId="7B72FBAA" w14:textId="77777777" w:rsidR="003E0A57" w:rsidRPr="002D23CD" w:rsidRDefault="003E0A57" w:rsidP="00C02F41">
      <w:pPr>
        <w:rPr>
          <w:lang w:val="hu-HU"/>
        </w:rPr>
      </w:pPr>
    </w:p>
    <w:p w14:paraId="39C910EA" w14:textId="4D71818A" w:rsidR="0079288D" w:rsidRPr="002D23CD" w:rsidRDefault="0079288D" w:rsidP="00C02F41">
      <w:pPr>
        <w:rPr>
          <w:lang w:val="hu-HU"/>
        </w:rPr>
      </w:pPr>
      <w:r w:rsidRPr="002D23CD">
        <w:rPr>
          <w:noProof/>
          <w:lang w:val="hu-HU" w:eastAsia="hu-HU"/>
        </w:rPr>
        <mc:AlternateContent>
          <mc:Choice Requires="wps">
            <w:drawing>
              <wp:inline distT="0" distB="0" distL="0" distR="0" wp14:anchorId="16835910" wp14:editId="47FC6AB1">
                <wp:extent cx="5257800" cy="1739900"/>
                <wp:effectExtent l="0" t="0" r="0" b="12700"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800" cy="1739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DA32C" w14:textId="120B6FF3" w:rsidR="00AB305E" w:rsidRPr="0079288D" w:rsidRDefault="00AB305E" w:rsidP="0079288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9288D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adaptivePresentationStyleForPresentationController( controller: 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UIPresentationController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!) -&gt;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UIModalPresentationStyle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6D297AAA" w14:textId="6F52052D" w:rsidR="00AB305E" w:rsidRPr="0079288D" w:rsidRDefault="00AB305E" w:rsidP="0079288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AA0D91"/>
                                <w:sz w:val="18"/>
                                <w:szCs w:val="18"/>
                              </w:rPr>
                              <w:t>return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5C2699"/>
                                <w:sz w:val="18"/>
                                <w:szCs w:val="18"/>
                              </w:rPr>
                              <w:t>UIModalPresentationStyle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79288D">
                              <w:rPr>
                                <w:rFonts w:ascii="Menlo Regular" w:hAnsi="Menlo Regular" w:cs="Menlo Regular"/>
                                <w:color w:val="2E0D6E"/>
                                <w:sz w:val="18"/>
                                <w:szCs w:val="18"/>
                              </w:rPr>
                              <w:t>None</w:t>
                            </w:r>
                          </w:p>
                          <w:p w14:paraId="58722681" w14:textId="389D8609" w:rsidR="00AB305E" w:rsidRPr="0079288D" w:rsidRDefault="00AB305E" w:rsidP="0079288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9288D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835910" id="_x0000_s1042" type="#_x0000_t202" style="width:414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RbhwAIAAO0FAAAOAAAAZHJzL2Uyb0RvYy54bWysVN9v2jAQfp+0/8HyO03CCpSooUqpmCah&#10;tVo79dk4DkR1fJ5tIGza/76zk1Da9aXTXhKf/d3v7+7yqqkl2QljK1AZTc5iSoTiUFRqndHvD4vB&#10;BSXWMVUwCUpk9CAsvZp9/HC516kYwgZkIQxBI8qme53RjXM6jSLLN6Jm9gy0UPhYgqmZQ9Gso8Kw&#10;PVqvZTSM43G0B1NoA1xYi7c37SOdBftlKbi7LUsrHJEZxdhc+JrwXflvNLtk6dowval4Fwb7hyhq&#10;Vil0ejR1wxwjW1P9ZaquuAELpTvjUEdQlhUXIQfMJolfZXO/YVqEXLA4Vh/LZP+fWf51d2dIVWR0&#10;TIliNbboQTSOXENDJr46e21TBN1rhLkGr7HLIVOrl8CfLEKiE0yrYBHtq9GUpvZ/zJOgIjbgcCy6&#10;98LxcjQcTS5ifOL4lkw+TacoeKvP6tpY91lATfwhowa7GkJgu6V1LbSHeG8WZFUsKimD4Jkk5tKQ&#10;HUMOrNbDzvgLlFQeq8BrtQbbGxEo1HphKYaMR4/0wYf2/pqPJsN8MpoOxvkoGZwn8cUgz+Ph4GaR&#10;x3l8vphPz69/dy57/VCwtka+dNYdpPBWpfomSmxGKNUbwTPOhXJJZy2gParEoN+j2OFDHiG/9yi3&#10;FUGN4BmUOyrXlQLTUuNlzYunPuSyxXeU6fL2JXDNqgksTMY+O3+1guKAnDPQzqzVfFFh+5fMujtm&#10;cEiRMrh43C1+Sgn7jEJ3omQD5udb9x6Ps4OvlOxx6DNqf2yZEZTILwqnaoIrxW+JU8GcCqtTQW3r&#10;OSCnElxxmocjKhsn+2NpoH7E/ZR7r/jEFEffGXX9ce7aVYT7jYs8DyDcC5q5pbrXvB81T+6H5pEZ&#10;3U2AQyZ9hX49sPTVILTYQCCdbx2yOkzJc1W7BuBOCXPW7T+/tE7lgHre0rM/AAAA//8DAFBLAwQU&#10;AAYACAAAACEAOvmxAdkAAAAFAQAADwAAAGRycy9kb3ducmV2LnhtbEyPwU7DMBBE70j8g7VI3KhD&#10;VJUoxKlKERcuiJYPcOJtkmKvo9h1wt+zcIHLSKNZzbyttouzIuEUBk8K7lcZCKTWm4E6BR/Hl7sC&#10;RIiajLaeUMEXBtjW11eVLo2f6R3TIXaCSyiUWkEf41hKGdoenQ4rPyJxdvKT05Ht1Ekz6ZnLnZV5&#10;lm2k0wPxQq9H3PfYfh4uTkFa1vJtk+b01JjXvbS7cxiXZ6Vub5bdI4iIS/w7hh98RoeamRp/IROE&#10;VcCPxF/lrMgLto2C/GGdgawr+Z++/gYAAP//AwBQSwECLQAUAAYACAAAACEAtoM4kv4AAADhAQAA&#10;EwAAAAAAAAAAAAAAAAAAAAAAW0NvbnRlbnRfVHlwZXNdLnhtbFBLAQItABQABgAIAAAAIQA4/SH/&#10;1gAAAJQBAAALAAAAAAAAAAAAAAAAAC8BAABfcmVscy8ucmVsc1BLAQItABQABgAIAAAAIQA2FRbh&#10;wAIAAO0FAAAOAAAAAAAAAAAAAAAAAC4CAABkcnMvZTJvRG9jLnhtbFBLAQItABQABgAIAAAAIQA6&#10;+bEB2QAAAAUBAAAPAAAAAAAAAAAAAAAAABoFAABkcnMvZG93bnJldi54bWxQSwUGAAAAAAQABADz&#10;AAAAIAYAAAAA&#10;" fillcolor="#eeece1 [3214]" stroked="f">
                <v:path arrowok="t"/>
                <v:textbox style="mso-fit-shape-to-text:t" inset="2mm,2mm,2mm,2mm">
                  <w:txbxContent>
                    <w:p w14:paraId="13BDA32C" w14:textId="120B6FF3" w:rsidR="00AB305E" w:rsidRPr="0079288D" w:rsidRDefault="00AB305E" w:rsidP="0079288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9288D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79288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adaptivePresentationStyleForPresentationController( controller: </w:t>
                      </w:r>
                      <w:r w:rsidRPr="0079288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UIPresentationController</w:t>
                      </w:r>
                      <w:r w:rsidRPr="0079288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!) -&gt;</w:t>
                      </w:r>
                      <w: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9288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UIModalPresentationStyle</w:t>
                      </w:r>
                      <w:r w:rsidRPr="0079288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6D297AAA" w14:textId="6F52052D" w:rsidR="00AB305E" w:rsidRPr="0079288D" w:rsidRDefault="00AB305E" w:rsidP="0079288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9288D">
                        <w:rPr>
                          <w:rFonts w:ascii="Menlo Regular" w:hAnsi="Menlo Regular" w:cs="Menlo Regular"/>
                          <w:color w:val="AA0D91"/>
                          <w:sz w:val="18"/>
                          <w:szCs w:val="18"/>
                        </w:rPr>
                        <w:t>return</w:t>
                      </w:r>
                      <w:r w:rsidRPr="0079288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79288D">
                        <w:rPr>
                          <w:rFonts w:ascii="Menlo Regular" w:hAnsi="Menlo Regular" w:cs="Menlo Regular"/>
                          <w:color w:val="5C2699"/>
                          <w:sz w:val="18"/>
                          <w:szCs w:val="18"/>
                        </w:rPr>
                        <w:t>UIModalPresentationStyle</w:t>
                      </w:r>
                      <w:r w:rsidRPr="0079288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79288D">
                        <w:rPr>
                          <w:rFonts w:ascii="Menlo Regular" w:hAnsi="Menlo Regular" w:cs="Menlo Regular"/>
                          <w:color w:val="2E0D6E"/>
                          <w:sz w:val="18"/>
                          <w:szCs w:val="18"/>
                        </w:rPr>
                        <w:t>None</w:t>
                      </w:r>
                    </w:p>
                    <w:p w14:paraId="58722681" w14:textId="389D8609" w:rsidR="00AB305E" w:rsidRPr="0079288D" w:rsidRDefault="00AB305E" w:rsidP="0079288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79288D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DA0FF5" w14:textId="56E8853F" w:rsidR="00B52DD5" w:rsidRPr="002D23CD" w:rsidRDefault="00B52DD5" w:rsidP="00B52DD5">
      <w:pPr>
        <w:pStyle w:val="Heading2"/>
        <w:rPr>
          <w:lang w:val="hu-HU"/>
        </w:rPr>
      </w:pPr>
      <w:r w:rsidRPr="002D23CD">
        <w:rPr>
          <w:lang w:val="hu-HU"/>
        </w:rPr>
        <w:t>Önálló feladat</w:t>
      </w:r>
      <w:r w:rsidR="00F72DC1" w:rsidRPr="002D23CD">
        <w:rPr>
          <w:lang w:val="hu-HU"/>
        </w:rPr>
        <w:t>ok</w:t>
      </w:r>
      <w:r w:rsidRPr="002D23CD">
        <w:rPr>
          <w:lang w:val="hu-HU"/>
        </w:rPr>
        <w:t xml:space="preserve"> plusszpontért</w:t>
      </w:r>
    </w:p>
    <w:p w14:paraId="3E0FF9B4" w14:textId="77777777" w:rsidR="00F72DC1" w:rsidRPr="002D23CD" w:rsidRDefault="00F72DC1" w:rsidP="00B52DD5">
      <w:pPr>
        <w:rPr>
          <w:lang w:val="hu-HU"/>
        </w:rPr>
      </w:pPr>
    </w:p>
    <w:p w14:paraId="5C3B0923" w14:textId="69F15CF4" w:rsidR="00B52DD5" w:rsidRPr="002D23CD" w:rsidRDefault="00B52DD5" w:rsidP="00F72DC1">
      <w:pPr>
        <w:pStyle w:val="ListParagraph"/>
        <w:numPr>
          <w:ilvl w:val="0"/>
          <w:numId w:val="23"/>
        </w:numPr>
        <w:rPr>
          <w:lang w:val="hu-HU"/>
        </w:rPr>
      </w:pPr>
      <w:r w:rsidRPr="002D23CD">
        <w:rPr>
          <w:lang w:val="hu-HU"/>
        </w:rPr>
        <w:t xml:space="preserve">A </w:t>
      </w:r>
      <w:r w:rsidR="003E7EBB">
        <w:rPr>
          <w:lang w:val="hu-HU"/>
        </w:rPr>
        <w:t>S</w:t>
      </w:r>
      <w:r w:rsidRPr="002D23CD">
        <w:rPr>
          <w:lang w:val="hu-HU"/>
        </w:rPr>
        <w:t>plit</w:t>
      </w:r>
      <w:r w:rsidR="003E7EBB">
        <w:rPr>
          <w:lang w:val="hu-HU"/>
        </w:rPr>
        <w:t xml:space="preserve"> </w:t>
      </w:r>
      <w:r w:rsidRPr="002D23CD">
        <w:rPr>
          <w:lang w:val="hu-HU"/>
        </w:rPr>
        <w:t>View</w:t>
      </w:r>
      <w:r w:rsidR="003E7EBB">
        <w:rPr>
          <w:lang w:val="hu-HU"/>
        </w:rPr>
        <w:t xml:space="preserve"> </w:t>
      </w:r>
      <w:r w:rsidRPr="002D23CD">
        <w:rPr>
          <w:lang w:val="hu-HU"/>
        </w:rPr>
        <w:t>Controller behelyezésével bizonyos képernyőméreteken pl. iPhone 6+ landscape vagy iPad elromlott a labor első felében nehéz munkával elkészített layout. Javítsuk ki a hibákat, hogy minden képern</w:t>
      </w:r>
      <w:r w:rsidR="00BE32E5" w:rsidRPr="002D23CD">
        <w:rPr>
          <w:lang w:val="hu-HU"/>
        </w:rPr>
        <w:t>yőn jól nézzen ki az alkalmazás új adaptív kényszerek hozzáadásával vagy a meglévő kényszerek módosításával!</w:t>
      </w:r>
    </w:p>
    <w:p w14:paraId="3B51F0D9" w14:textId="58BCD3C7" w:rsidR="00F72DC1" w:rsidRPr="002D23CD" w:rsidRDefault="00F72DC1" w:rsidP="00F72DC1">
      <w:pPr>
        <w:pStyle w:val="ListParagraph"/>
        <w:numPr>
          <w:ilvl w:val="0"/>
          <w:numId w:val="23"/>
        </w:numPr>
        <w:rPr>
          <w:lang w:val="hu-HU"/>
        </w:rPr>
      </w:pPr>
      <w:r w:rsidRPr="002D23CD">
        <w:rPr>
          <w:lang w:val="hu-HU"/>
        </w:rPr>
        <w:t>Nem minden szöveg fér el a Popover</w:t>
      </w:r>
      <w:r w:rsidR="003E7EBB">
        <w:rPr>
          <w:lang w:val="hu-HU"/>
        </w:rPr>
        <w:t xml:space="preserve"> </w:t>
      </w:r>
      <w:r w:rsidRPr="002D23CD">
        <w:rPr>
          <w:lang w:val="hu-HU"/>
        </w:rPr>
        <w:t>Controller-ben, módosítsuk a NameFactsViewController kényszereit, hogy ez ne legyen probléma!</w:t>
      </w:r>
    </w:p>
    <w:p w14:paraId="6079146F" w14:textId="77777777" w:rsidR="00B52DD5" w:rsidRPr="002D23CD" w:rsidRDefault="00B52DD5" w:rsidP="00C02F41">
      <w:pPr>
        <w:rPr>
          <w:lang w:val="hu-HU"/>
        </w:rPr>
      </w:pPr>
    </w:p>
    <w:p w14:paraId="4C4A51A2" w14:textId="77777777" w:rsidR="00604C29" w:rsidRPr="002D23CD" w:rsidRDefault="00604C29" w:rsidP="00C02F41">
      <w:pPr>
        <w:rPr>
          <w:lang w:val="hu-HU"/>
        </w:rPr>
      </w:pPr>
    </w:p>
    <w:p w14:paraId="6205D40D" w14:textId="77777777" w:rsidR="004A6226" w:rsidRPr="002D23CD" w:rsidRDefault="004A6226" w:rsidP="00F241F7">
      <w:pPr>
        <w:jc w:val="both"/>
        <w:rPr>
          <w:lang w:val="hu-HU"/>
        </w:rPr>
      </w:pPr>
    </w:p>
    <w:p w14:paraId="69A3CC96" w14:textId="77777777" w:rsidR="001A3B2C" w:rsidRPr="002D23CD" w:rsidRDefault="001A3B2C" w:rsidP="00F241F7">
      <w:pPr>
        <w:jc w:val="both"/>
        <w:rPr>
          <w:lang w:val="hu-HU"/>
        </w:rPr>
      </w:pPr>
    </w:p>
    <w:p w14:paraId="6600106E" w14:textId="77777777" w:rsidR="00D820C4" w:rsidRPr="002D23CD" w:rsidRDefault="00D820C4" w:rsidP="00B15C86">
      <w:pPr>
        <w:jc w:val="both"/>
        <w:rPr>
          <w:lang w:val="hu-HU"/>
        </w:rPr>
      </w:pPr>
    </w:p>
    <w:p w14:paraId="41BEC499" w14:textId="457257B1" w:rsidR="00BD1790" w:rsidRPr="002D23CD" w:rsidRDefault="00BD1790" w:rsidP="009F1289">
      <w:pPr>
        <w:jc w:val="both"/>
        <w:rPr>
          <w:lang w:val="hu-HU"/>
        </w:rPr>
      </w:pPr>
    </w:p>
    <w:sectPr w:rsidR="00BD1790" w:rsidRPr="002D23CD" w:rsidSect="007C4D57">
      <w:headerReference w:type="default" r:id="rId34"/>
      <w:footerReference w:type="even" r:id="rId35"/>
      <w:footerReference w:type="default" r:id="rId36"/>
      <w:pgSz w:w="11900" w:h="16840"/>
      <w:pgMar w:top="1249" w:right="1800" w:bottom="993" w:left="1800" w:header="708" w:footer="826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Tibor Kantor" w:date="2015-03-27T17:15:00Z" w:initials="TK">
    <w:p w14:paraId="34389F67" w14:textId="154D5A30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itt pontosan mi történik.</w:t>
      </w:r>
    </w:p>
  </w:comment>
  <w:comment w:id="3" w:author="Tibor Kantor" w:date="2015-03-31T13:33:00Z" w:initials="TK">
    <w:p w14:paraId="3B8B0531" w14:textId="0B20E737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ez, amit látunk az Any x Any méretosztály, amíg nem dolgozunk különböző méretosztályokkal, addig az ebben eszközölt változások minden méretre kötelező érvényűek lesznek</w:t>
      </w:r>
    </w:p>
  </w:comment>
  <w:comment w:id="5" w:author="Tibor Kantor" w:date="2015-03-31T13:35:00Z" w:initials="TK">
    <w:p w14:paraId="4F368E61" w14:textId="1F265672" w:rsidR="00AB305E" w:rsidRDefault="00AB305E">
      <w:pPr>
        <w:pStyle w:val="CommentText"/>
      </w:pPr>
      <w:r>
        <w:rPr>
          <w:rStyle w:val="CommentReference"/>
        </w:rPr>
        <w:annotationRef/>
      </w:r>
      <w:r>
        <w:t>Erre hívjuk fel a figyelmet!</w:t>
      </w:r>
    </w:p>
  </w:comment>
  <w:comment w:id="12" w:author="Tibor Kantor" w:date="2015-03-27T18:12:00Z" w:initials="TK">
    <w:p w14:paraId="0EE8D2CF" w14:textId="1B8AB7FB" w:rsidR="00AB305E" w:rsidRDefault="00AB305E">
      <w:pPr>
        <w:pStyle w:val="CommentText"/>
      </w:pPr>
      <w:r>
        <w:rPr>
          <w:rStyle w:val="CommentReference"/>
        </w:rPr>
        <w:annotationRef/>
      </w:r>
      <w:r>
        <w:t>Emeljük ki, hogy mindig törekedjünk a relatív értékekre az abszolútakkal szemben!</w:t>
      </w:r>
    </w:p>
  </w:comment>
  <w:comment w:id="13" w:author="Tibor Kantor" w:date="2015-03-27T18:15:00Z" w:initials="TK">
    <w:p w14:paraId="785A1AE5" w14:textId="692383F4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ez mi</w:t>
      </w:r>
    </w:p>
  </w:comment>
  <w:comment w:id="14" w:author="Tibor Kantor" w:date="2015-03-27T18:27:00Z" w:initials="TK">
    <w:p w14:paraId="418D50F2" w14:textId="430DEE61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mi történik és mit jelent a fadelt háttér!</w:t>
      </w:r>
    </w:p>
  </w:comment>
  <w:comment w:id="15" w:author="Tibor Kantor" w:date="2015-03-27T18:37:00Z" w:initials="TK">
    <w:p w14:paraId="7ED5D2AD" w14:textId="5FCE1993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mit hogy jelöl a panel</w:t>
      </w:r>
    </w:p>
  </w:comment>
  <w:comment w:id="16" w:author="Tibor Kantor" w:date="2015-03-27T18:59:00Z" w:initials="TK">
    <w:p w14:paraId="1A017018" w14:textId="65F65D63" w:rsidR="00AB305E" w:rsidRDefault="00AB305E">
      <w:pPr>
        <w:pStyle w:val="CommentText"/>
      </w:pPr>
      <w:r>
        <w:rPr>
          <w:rStyle w:val="CommentReference"/>
        </w:rPr>
        <w:annotationRef/>
      </w:r>
      <w:r>
        <w:t>Érdemes átrakni a méretosztályokat is, mert néha nem működik, wtf?</w:t>
      </w:r>
    </w:p>
  </w:comment>
  <w:comment w:id="25" w:author="Tibor Kantor" w:date="2015-03-31T11:07:00Z" w:initials="TK">
    <w:p w14:paraId="7BB59747" w14:textId="00797FF9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nincs sok értelme külön SplitViewController leszármazotnak, mivel úgysem csinálunk benne semmit és ez egyszerű módja a gyökér nézetvezérlő megtalálásának.</w:t>
      </w:r>
    </w:p>
  </w:comment>
  <w:comment w:id="228" w:author="Tibor Kantor" w:date="2015-03-31T11:05:00Z" w:initials="TK">
    <w:p w14:paraId="739AFD5F" w14:textId="7152478A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ennek mi a feladata, opcionálisan töröljük ki és futassuk az appot.</w:t>
      </w:r>
    </w:p>
  </w:comment>
  <w:comment w:id="229" w:author="Tibor Kantor" w:date="2015-03-31T12:42:00Z" w:initials="TK">
    <w:p w14:paraId="26129E79" w14:textId="1126E0FD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mi történik, kiemelve a Singleton osztályunk meghívását!</w:t>
      </w:r>
    </w:p>
  </w:comment>
  <w:comment w:id="230" w:author="Tibor Kantor" w:date="2015-03-31T12:39:00Z" w:initials="TK">
    <w:p w14:paraId="75A89D1F" w14:textId="4C7D157E" w:rsidR="00AB305E" w:rsidRDefault="00AB305E">
      <w:pPr>
        <w:pStyle w:val="CommentText"/>
      </w:pPr>
      <w:r>
        <w:rPr>
          <w:rStyle w:val="CommentReference"/>
        </w:rPr>
        <w:annotationRef/>
      </w:r>
      <w:r>
        <w:t>Röviden mondjuk el, hogy mit csinál külön kiemelvel:</w:t>
      </w:r>
    </w:p>
    <w:p w14:paraId="62E37E9C" w14:textId="3B1B7C1E" w:rsidR="00AB305E" w:rsidRDefault="00AB305E">
      <w:pPr>
        <w:pStyle w:val="CommentText"/>
      </w:pPr>
      <w:r>
        <w:t>- title</w:t>
      </w:r>
    </w:p>
    <w:p w14:paraId="28754F03" w14:textId="79A3392E" w:rsidR="00AB305E" w:rsidRDefault="00AB305E">
      <w:pPr>
        <w:pStyle w:val="CommentText"/>
      </w:pPr>
      <w:r>
        <w:t>- back button a detailen</w:t>
      </w:r>
    </w:p>
  </w:comment>
  <w:comment w:id="1837" w:author="Tibor Kantor" w:date="2015-03-31T11:31:00Z" w:initials="TK">
    <w:p w14:paraId="660D5E07" w14:textId="23E57299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mit jelent az, hogy adaptív a SplitViewController!</w:t>
      </w:r>
    </w:p>
  </w:comment>
  <w:comment w:id="1856" w:author="Tibor Kantor" w:date="2015-03-31T15:19:00Z" w:initials="TK">
    <w:p w14:paraId="59ACCD9C" w14:textId="47BA7F56" w:rsidR="00AB305E" w:rsidRDefault="00AB305E">
      <w:pPr>
        <w:pStyle w:val="CommentText"/>
      </w:pPr>
      <w:r>
        <w:rPr>
          <w:rStyle w:val="CommentReference"/>
        </w:rPr>
        <w:annotationRef/>
      </w:r>
      <w:r>
        <w:t>Mondjuk el, hogy pontosan mi történik!</w:t>
      </w:r>
    </w:p>
  </w:comment>
  <w:comment w:id="1869" w:author="Tibor Kantor" w:date="2015-03-31T15:30:00Z" w:initials="TK">
    <w:p w14:paraId="1FBCB165" w14:textId="64629F0D" w:rsidR="00AB305E" w:rsidRDefault="00AB305E">
      <w:pPr>
        <w:pStyle w:val="CommentText"/>
      </w:pPr>
      <w:r>
        <w:rPr>
          <w:rStyle w:val="CommentReference"/>
        </w:rPr>
        <w:annotationRef/>
      </w:r>
      <w:r>
        <w:t>Itt több megoldás is lehetséges volna, említsük meg őket!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4389F67" w15:done="0"/>
  <w15:commentEx w15:paraId="3B8B0531" w15:done="0"/>
  <w15:commentEx w15:paraId="4F368E61" w15:done="0"/>
  <w15:commentEx w15:paraId="0EE8D2CF" w15:done="0"/>
  <w15:commentEx w15:paraId="785A1AE5" w15:done="0"/>
  <w15:commentEx w15:paraId="418D50F2" w15:done="0"/>
  <w15:commentEx w15:paraId="7ED5D2AD" w15:done="0"/>
  <w15:commentEx w15:paraId="1A017018" w15:done="0"/>
  <w15:commentEx w15:paraId="7BB59747" w15:done="0"/>
  <w15:commentEx w15:paraId="739AFD5F" w15:done="0"/>
  <w15:commentEx w15:paraId="26129E79" w15:done="0"/>
  <w15:commentEx w15:paraId="28754F03" w15:done="0"/>
  <w15:commentEx w15:paraId="660D5E07" w15:done="0"/>
  <w15:commentEx w15:paraId="59ACCD9C" w15:done="0"/>
  <w15:commentEx w15:paraId="1FBCB16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123ED4" w14:textId="77777777" w:rsidR="00D34323" w:rsidRDefault="00D34323" w:rsidP="00332942">
      <w:r>
        <w:separator/>
      </w:r>
    </w:p>
  </w:endnote>
  <w:endnote w:type="continuationSeparator" w:id="0">
    <w:p w14:paraId="69D8613E" w14:textId="77777777" w:rsidR="00D34323" w:rsidRDefault="00D34323" w:rsidP="00332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enlo Regular">
    <w:altName w:val="Times New Roman"/>
    <w:charset w:val="00"/>
    <w:family w:val="auto"/>
    <w:pitch w:val="variable"/>
    <w:sig w:usb0="00000000" w:usb1="D200F9FB" w:usb2="02000028" w:usb3="00000000" w:csb0="000001D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Menlo">
    <w:altName w:val="Segoe UI Emoji"/>
    <w:charset w:val="00"/>
    <w:family w:val="auto"/>
    <w:pitch w:val="variable"/>
    <w:sig w:usb0="00000003" w:usb1="D200F9FB" w:usb2="02000028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B3E9A1" w14:textId="77777777" w:rsidR="00AB305E" w:rsidRDefault="00AB305E" w:rsidP="0033294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16A28C" w14:textId="77777777" w:rsidR="00AB305E" w:rsidRDefault="00AB30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B87320" w14:textId="2393D72A" w:rsidR="00AB305E" w:rsidRPr="00332942" w:rsidRDefault="00AB305E" w:rsidP="00FB57E6">
    <w:pPr>
      <w:pStyle w:val="Footer"/>
      <w:framePr w:wrap="around" w:vAnchor="text" w:hAnchor="margin" w:xAlign="center" w:y="281"/>
      <w:rPr>
        <w:rStyle w:val="PageNumber"/>
        <w:sz w:val="20"/>
        <w:szCs w:val="20"/>
      </w:rPr>
    </w:pPr>
    <w:r w:rsidRPr="00332942">
      <w:rPr>
        <w:rStyle w:val="PageNumber"/>
        <w:sz w:val="20"/>
        <w:szCs w:val="20"/>
      </w:rPr>
      <w:fldChar w:fldCharType="begin"/>
    </w:r>
    <w:r w:rsidRPr="00332942">
      <w:rPr>
        <w:rStyle w:val="PageNumber"/>
        <w:sz w:val="20"/>
        <w:szCs w:val="20"/>
      </w:rPr>
      <w:instrText xml:space="preserve">PAGE  </w:instrText>
    </w:r>
    <w:r w:rsidRPr="00332942">
      <w:rPr>
        <w:rStyle w:val="PageNumber"/>
        <w:sz w:val="20"/>
        <w:szCs w:val="20"/>
      </w:rPr>
      <w:fldChar w:fldCharType="separate"/>
    </w:r>
    <w:r w:rsidR="000B75B2">
      <w:rPr>
        <w:rStyle w:val="PageNumber"/>
        <w:noProof/>
        <w:sz w:val="20"/>
        <w:szCs w:val="20"/>
      </w:rPr>
      <w:t>7</w:t>
    </w:r>
    <w:r w:rsidRPr="00332942">
      <w:rPr>
        <w:rStyle w:val="PageNumber"/>
        <w:sz w:val="20"/>
        <w:szCs w:val="20"/>
      </w:rPr>
      <w:fldChar w:fldCharType="end"/>
    </w:r>
  </w:p>
  <w:p w14:paraId="5B2570F5" w14:textId="77777777" w:rsidR="00AB305E" w:rsidRDefault="00AB30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EC341C" w14:textId="77777777" w:rsidR="00D34323" w:rsidRDefault="00D34323" w:rsidP="00332942">
      <w:r>
        <w:separator/>
      </w:r>
    </w:p>
  </w:footnote>
  <w:footnote w:type="continuationSeparator" w:id="0">
    <w:p w14:paraId="3260A36F" w14:textId="77777777" w:rsidR="00D34323" w:rsidRDefault="00D34323" w:rsidP="003329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AE2CAC" w14:textId="4259A9C2" w:rsidR="00AB305E" w:rsidRPr="00332942" w:rsidRDefault="00AB305E" w:rsidP="00332942">
    <w:pPr>
      <w:pStyle w:val="Header"/>
      <w:tabs>
        <w:tab w:val="clear" w:pos="8640"/>
        <w:tab w:val="left" w:pos="0"/>
        <w:tab w:val="right" w:pos="8364"/>
      </w:tabs>
      <w:rPr>
        <w:sz w:val="20"/>
        <w:szCs w:val="20"/>
      </w:rPr>
    </w:pPr>
    <w:r w:rsidRPr="00332942">
      <w:rPr>
        <w:sz w:val="20"/>
        <w:szCs w:val="20"/>
      </w:rPr>
      <w:t xml:space="preserve">iOS alapú </w:t>
    </w:r>
    <w:r>
      <w:rPr>
        <w:sz w:val="20"/>
        <w:szCs w:val="20"/>
      </w:rPr>
      <w:t>szoftverfejlesztés - Labor 08</w:t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noProof/>
        <w:sz w:val="20"/>
        <w:szCs w:val="20"/>
        <w:lang w:val="hu-HU" w:eastAsia="hu-HU"/>
      </w:rPr>
      <w:drawing>
        <wp:inline distT="0" distB="0" distL="0" distR="0" wp14:anchorId="10027CCB" wp14:editId="4A7A3902">
          <wp:extent cx="1982470" cy="356304"/>
          <wp:effectExtent l="0" t="0" r="0" b="0"/>
          <wp:docPr id="45" name="Picture 45" descr="Macintosh SSD:Users:kenley:Documents:AMORG-AUT:AUT logo:BME-AUT logo hungarian:BME_AUT_logo_COLOR-hu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SSD:Users:kenley:Documents:AMORG-AUT:AUT logo:BME-AUT logo hungarian:BME_AUT_logo_COLOR-hu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4417" cy="3566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D14FE"/>
    <w:multiLevelType w:val="hybridMultilevel"/>
    <w:tmpl w:val="1BEEE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A0AB3"/>
    <w:multiLevelType w:val="hybridMultilevel"/>
    <w:tmpl w:val="3EACB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87A3D"/>
    <w:multiLevelType w:val="hybridMultilevel"/>
    <w:tmpl w:val="9E825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006D6"/>
    <w:multiLevelType w:val="hybridMultilevel"/>
    <w:tmpl w:val="04C69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D40B8"/>
    <w:multiLevelType w:val="hybridMultilevel"/>
    <w:tmpl w:val="24EA8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D1919"/>
    <w:multiLevelType w:val="hybridMultilevel"/>
    <w:tmpl w:val="23C6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E3B9F"/>
    <w:multiLevelType w:val="hybridMultilevel"/>
    <w:tmpl w:val="102E0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F035DB"/>
    <w:multiLevelType w:val="multilevel"/>
    <w:tmpl w:val="D71E50EC"/>
    <w:lvl w:ilvl="0">
      <w:start w:val="1"/>
      <w:numFmt w:val="decimal"/>
      <w:pStyle w:val="Heading1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40C0DB1"/>
    <w:multiLevelType w:val="multilevel"/>
    <w:tmpl w:val="88721A6E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3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4E9349B"/>
    <w:multiLevelType w:val="hybridMultilevel"/>
    <w:tmpl w:val="93D0F794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0" w15:restartNumberingAfterBreak="0">
    <w:nsid w:val="29A26588"/>
    <w:multiLevelType w:val="hybridMultilevel"/>
    <w:tmpl w:val="B046E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6D7757"/>
    <w:multiLevelType w:val="multilevel"/>
    <w:tmpl w:val="C08067B0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2FD5440"/>
    <w:multiLevelType w:val="hybridMultilevel"/>
    <w:tmpl w:val="D696B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B17864"/>
    <w:multiLevelType w:val="hybridMultilevel"/>
    <w:tmpl w:val="AF281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9C3EF5"/>
    <w:multiLevelType w:val="hybridMultilevel"/>
    <w:tmpl w:val="FC54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C35F57"/>
    <w:multiLevelType w:val="hybridMultilevel"/>
    <w:tmpl w:val="D3C2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242739"/>
    <w:multiLevelType w:val="hybridMultilevel"/>
    <w:tmpl w:val="E04E8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991281"/>
    <w:multiLevelType w:val="hybridMultilevel"/>
    <w:tmpl w:val="0932F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AF7220"/>
    <w:multiLevelType w:val="hybridMultilevel"/>
    <w:tmpl w:val="06927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B66577"/>
    <w:multiLevelType w:val="hybridMultilevel"/>
    <w:tmpl w:val="C1E4B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CB0135"/>
    <w:multiLevelType w:val="hybridMultilevel"/>
    <w:tmpl w:val="109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04524E"/>
    <w:multiLevelType w:val="hybridMultilevel"/>
    <w:tmpl w:val="77907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4"/>
  </w:num>
  <w:num w:numId="3">
    <w:abstractNumId w:val="16"/>
  </w:num>
  <w:num w:numId="4">
    <w:abstractNumId w:val="3"/>
  </w:num>
  <w:num w:numId="5">
    <w:abstractNumId w:val="11"/>
  </w:num>
  <w:num w:numId="6">
    <w:abstractNumId w:val="7"/>
  </w:num>
  <w:num w:numId="7">
    <w:abstractNumId w:val="8"/>
  </w:num>
  <w:num w:numId="8">
    <w:abstractNumId w:val="17"/>
  </w:num>
  <w:num w:numId="9">
    <w:abstractNumId w:val="6"/>
  </w:num>
  <w:num w:numId="10">
    <w:abstractNumId w:val="13"/>
  </w:num>
  <w:num w:numId="11">
    <w:abstractNumId w:val="7"/>
  </w:num>
  <w:num w:numId="12">
    <w:abstractNumId w:val="15"/>
  </w:num>
  <w:num w:numId="13">
    <w:abstractNumId w:val="20"/>
  </w:num>
  <w:num w:numId="14">
    <w:abstractNumId w:val="0"/>
  </w:num>
  <w:num w:numId="15">
    <w:abstractNumId w:val="4"/>
  </w:num>
  <w:num w:numId="16">
    <w:abstractNumId w:val="18"/>
  </w:num>
  <w:num w:numId="17">
    <w:abstractNumId w:val="9"/>
  </w:num>
  <w:num w:numId="18">
    <w:abstractNumId w:val="2"/>
  </w:num>
  <w:num w:numId="19">
    <w:abstractNumId w:val="10"/>
  </w:num>
  <w:num w:numId="20">
    <w:abstractNumId w:val="19"/>
  </w:num>
  <w:num w:numId="21">
    <w:abstractNumId w:val="5"/>
  </w:num>
  <w:num w:numId="22">
    <w:abstractNumId w:val="1"/>
  </w:num>
  <w:num w:numId="2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icrosoft Office User">
    <w15:presenceInfo w15:providerId="None" w15:userId="Microsoft Office User"/>
  </w15:person>
  <w15:person w15:author="Blázovics László">
    <w15:presenceInfo w15:providerId="None" w15:userId="Blázovics László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trackRevisions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37B"/>
    <w:rsid w:val="0000331A"/>
    <w:rsid w:val="000061CA"/>
    <w:rsid w:val="00007FC6"/>
    <w:rsid w:val="00010414"/>
    <w:rsid w:val="0001560C"/>
    <w:rsid w:val="00020002"/>
    <w:rsid w:val="00020567"/>
    <w:rsid w:val="00021896"/>
    <w:rsid w:val="00023F34"/>
    <w:rsid w:val="0002756E"/>
    <w:rsid w:val="0004114D"/>
    <w:rsid w:val="000429C1"/>
    <w:rsid w:val="00043BA9"/>
    <w:rsid w:val="00050D8D"/>
    <w:rsid w:val="00055587"/>
    <w:rsid w:val="00055D36"/>
    <w:rsid w:val="0005609E"/>
    <w:rsid w:val="00066B23"/>
    <w:rsid w:val="00073E88"/>
    <w:rsid w:val="0007728B"/>
    <w:rsid w:val="00083068"/>
    <w:rsid w:val="00086A31"/>
    <w:rsid w:val="00087EF0"/>
    <w:rsid w:val="00095A43"/>
    <w:rsid w:val="000A7115"/>
    <w:rsid w:val="000B75B2"/>
    <w:rsid w:val="000C5174"/>
    <w:rsid w:val="000D060C"/>
    <w:rsid w:val="000F4ADB"/>
    <w:rsid w:val="000F66FE"/>
    <w:rsid w:val="0010058D"/>
    <w:rsid w:val="00101FB7"/>
    <w:rsid w:val="00103D09"/>
    <w:rsid w:val="001047E3"/>
    <w:rsid w:val="00106F04"/>
    <w:rsid w:val="00121CA2"/>
    <w:rsid w:val="00126324"/>
    <w:rsid w:val="00127DEC"/>
    <w:rsid w:val="001414AD"/>
    <w:rsid w:val="001433D8"/>
    <w:rsid w:val="001439EF"/>
    <w:rsid w:val="001469E0"/>
    <w:rsid w:val="00161F45"/>
    <w:rsid w:val="00162EAA"/>
    <w:rsid w:val="00174B3F"/>
    <w:rsid w:val="00183D54"/>
    <w:rsid w:val="00186C3F"/>
    <w:rsid w:val="001A08DF"/>
    <w:rsid w:val="001A1F7F"/>
    <w:rsid w:val="001A3130"/>
    <w:rsid w:val="001A3B2C"/>
    <w:rsid w:val="001A7DA9"/>
    <w:rsid w:val="001B5612"/>
    <w:rsid w:val="001D0103"/>
    <w:rsid w:val="001E0858"/>
    <w:rsid w:val="00201B56"/>
    <w:rsid w:val="00203FF1"/>
    <w:rsid w:val="002077C1"/>
    <w:rsid w:val="00207831"/>
    <w:rsid w:val="0021137B"/>
    <w:rsid w:val="00213D8F"/>
    <w:rsid w:val="002159CB"/>
    <w:rsid w:val="00215EFC"/>
    <w:rsid w:val="00220DC3"/>
    <w:rsid w:val="00227E6C"/>
    <w:rsid w:val="002366F5"/>
    <w:rsid w:val="00236F20"/>
    <w:rsid w:val="002576C6"/>
    <w:rsid w:val="00264B84"/>
    <w:rsid w:val="00265DE9"/>
    <w:rsid w:val="00273375"/>
    <w:rsid w:val="002742C4"/>
    <w:rsid w:val="00274361"/>
    <w:rsid w:val="0029309D"/>
    <w:rsid w:val="00297ABA"/>
    <w:rsid w:val="002A1B87"/>
    <w:rsid w:val="002B70D1"/>
    <w:rsid w:val="002C39C3"/>
    <w:rsid w:val="002D130A"/>
    <w:rsid w:val="002D23CD"/>
    <w:rsid w:val="002E7813"/>
    <w:rsid w:val="002E7BA0"/>
    <w:rsid w:val="002F4346"/>
    <w:rsid w:val="002F77A4"/>
    <w:rsid w:val="003007BA"/>
    <w:rsid w:val="00332942"/>
    <w:rsid w:val="00333F78"/>
    <w:rsid w:val="003401E3"/>
    <w:rsid w:val="00343995"/>
    <w:rsid w:val="0035103C"/>
    <w:rsid w:val="0035641F"/>
    <w:rsid w:val="00363539"/>
    <w:rsid w:val="00387D1B"/>
    <w:rsid w:val="0039006B"/>
    <w:rsid w:val="00391621"/>
    <w:rsid w:val="0039168F"/>
    <w:rsid w:val="00396D94"/>
    <w:rsid w:val="003A0116"/>
    <w:rsid w:val="003A2C26"/>
    <w:rsid w:val="003A5528"/>
    <w:rsid w:val="003B14C8"/>
    <w:rsid w:val="003B1624"/>
    <w:rsid w:val="003B1D9D"/>
    <w:rsid w:val="003B4012"/>
    <w:rsid w:val="003B45C1"/>
    <w:rsid w:val="003B5C22"/>
    <w:rsid w:val="003C2302"/>
    <w:rsid w:val="003C6A6A"/>
    <w:rsid w:val="003C6D77"/>
    <w:rsid w:val="003D3E4B"/>
    <w:rsid w:val="003D6EDB"/>
    <w:rsid w:val="003E0A57"/>
    <w:rsid w:val="003E6E62"/>
    <w:rsid w:val="003E703D"/>
    <w:rsid w:val="003E7EB4"/>
    <w:rsid w:val="003E7EBB"/>
    <w:rsid w:val="003F36D0"/>
    <w:rsid w:val="003F3ADD"/>
    <w:rsid w:val="00410668"/>
    <w:rsid w:val="00414628"/>
    <w:rsid w:val="00417215"/>
    <w:rsid w:val="00422B0C"/>
    <w:rsid w:val="00426FDE"/>
    <w:rsid w:val="004420A3"/>
    <w:rsid w:val="00442373"/>
    <w:rsid w:val="00442FCF"/>
    <w:rsid w:val="004441BB"/>
    <w:rsid w:val="00452D46"/>
    <w:rsid w:val="00455E46"/>
    <w:rsid w:val="004611C7"/>
    <w:rsid w:val="00463CC1"/>
    <w:rsid w:val="00464A77"/>
    <w:rsid w:val="00474FD7"/>
    <w:rsid w:val="00484757"/>
    <w:rsid w:val="004A6226"/>
    <w:rsid w:val="004B04E5"/>
    <w:rsid w:val="004B5264"/>
    <w:rsid w:val="004C0442"/>
    <w:rsid w:val="004C42FF"/>
    <w:rsid w:val="004C5B6D"/>
    <w:rsid w:val="004D021E"/>
    <w:rsid w:val="004D6121"/>
    <w:rsid w:val="004E18C4"/>
    <w:rsid w:val="004E5D1C"/>
    <w:rsid w:val="004F78E1"/>
    <w:rsid w:val="00500100"/>
    <w:rsid w:val="00503912"/>
    <w:rsid w:val="005044C5"/>
    <w:rsid w:val="005100CF"/>
    <w:rsid w:val="0051256E"/>
    <w:rsid w:val="00521809"/>
    <w:rsid w:val="0053789A"/>
    <w:rsid w:val="005442EA"/>
    <w:rsid w:val="00547892"/>
    <w:rsid w:val="0057081B"/>
    <w:rsid w:val="00580141"/>
    <w:rsid w:val="00580281"/>
    <w:rsid w:val="00587EEA"/>
    <w:rsid w:val="005911D6"/>
    <w:rsid w:val="005A4FD6"/>
    <w:rsid w:val="005B04AE"/>
    <w:rsid w:val="005C5372"/>
    <w:rsid w:val="005C5B04"/>
    <w:rsid w:val="005D0813"/>
    <w:rsid w:val="005D1369"/>
    <w:rsid w:val="005D3931"/>
    <w:rsid w:val="005D7CCD"/>
    <w:rsid w:val="005E2D57"/>
    <w:rsid w:val="005F1257"/>
    <w:rsid w:val="00604C29"/>
    <w:rsid w:val="00606944"/>
    <w:rsid w:val="00607555"/>
    <w:rsid w:val="0061081A"/>
    <w:rsid w:val="006108A6"/>
    <w:rsid w:val="00623DB8"/>
    <w:rsid w:val="00625539"/>
    <w:rsid w:val="00641D62"/>
    <w:rsid w:val="006448B1"/>
    <w:rsid w:val="00645451"/>
    <w:rsid w:val="006523C1"/>
    <w:rsid w:val="00654E50"/>
    <w:rsid w:val="0065514B"/>
    <w:rsid w:val="00661C98"/>
    <w:rsid w:val="006647E9"/>
    <w:rsid w:val="00664889"/>
    <w:rsid w:val="00666B81"/>
    <w:rsid w:val="00673541"/>
    <w:rsid w:val="00680AB6"/>
    <w:rsid w:val="00690097"/>
    <w:rsid w:val="0069178B"/>
    <w:rsid w:val="006A13C3"/>
    <w:rsid w:val="006A31CC"/>
    <w:rsid w:val="006B2C08"/>
    <w:rsid w:val="006C2229"/>
    <w:rsid w:val="006D5515"/>
    <w:rsid w:val="006D74A9"/>
    <w:rsid w:val="006E7389"/>
    <w:rsid w:val="006F3F19"/>
    <w:rsid w:val="0070130B"/>
    <w:rsid w:val="00701DEF"/>
    <w:rsid w:val="007110DE"/>
    <w:rsid w:val="007160FB"/>
    <w:rsid w:val="00724B6E"/>
    <w:rsid w:val="00724C03"/>
    <w:rsid w:val="0074071B"/>
    <w:rsid w:val="00742C4E"/>
    <w:rsid w:val="007457DE"/>
    <w:rsid w:val="00756E57"/>
    <w:rsid w:val="007623BF"/>
    <w:rsid w:val="00766983"/>
    <w:rsid w:val="00770239"/>
    <w:rsid w:val="0078055F"/>
    <w:rsid w:val="00780D20"/>
    <w:rsid w:val="00783D25"/>
    <w:rsid w:val="0078446B"/>
    <w:rsid w:val="00787D07"/>
    <w:rsid w:val="007912D0"/>
    <w:rsid w:val="0079288D"/>
    <w:rsid w:val="007937E7"/>
    <w:rsid w:val="007A4D9B"/>
    <w:rsid w:val="007A57EF"/>
    <w:rsid w:val="007A6416"/>
    <w:rsid w:val="007B2FBD"/>
    <w:rsid w:val="007B35A8"/>
    <w:rsid w:val="007B3C6D"/>
    <w:rsid w:val="007B50C9"/>
    <w:rsid w:val="007C4D57"/>
    <w:rsid w:val="007E2912"/>
    <w:rsid w:val="007E7E7E"/>
    <w:rsid w:val="007F6398"/>
    <w:rsid w:val="008016C1"/>
    <w:rsid w:val="0080318E"/>
    <w:rsid w:val="00804718"/>
    <w:rsid w:val="00811E9F"/>
    <w:rsid w:val="00813ADC"/>
    <w:rsid w:val="00825F29"/>
    <w:rsid w:val="00832D9D"/>
    <w:rsid w:val="00835F36"/>
    <w:rsid w:val="00845746"/>
    <w:rsid w:val="00855241"/>
    <w:rsid w:val="00860C22"/>
    <w:rsid w:val="00871952"/>
    <w:rsid w:val="00873724"/>
    <w:rsid w:val="00875991"/>
    <w:rsid w:val="008765AF"/>
    <w:rsid w:val="008855E8"/>
    <w:rsid w:val="0089145A"/>
    <w:rsid w:val="00894FDE"/>
    <w:rsid w:val="008A609C"/>
    <w:rsid w:val="008B3AE5"/>
    <w:rsid w:val="008B5C05"/>
    <w:rsid w:val="008C345A"/>
    <w:rsid w:val="008D07BE"/>
    <w:rsid w:val="008D2AB0"/>
    <w:rsid w:val="008D4011"/>
    <w:rsid w:val="008E2FFB"/>
    <w:rsid w:val="008E3077"/>
    <w:rsid w:val="008E390E"/>
    <w:rsid w:val="008E41B1"/>
    <w:rsid w:val="008F5EA9"/>
    <w:rsid w:val="008F64D3"/>
    <w:rsid w:val="00905C70"/>
    <w:rsid w:val="00911696"/>
    <w:rsid w:val="0091554B"/>
    <w:rsid w:val="009159BC"/>
    <w:rsid w:val="00917F60"/>
    <w:rsid w:val="0092283B"/>
    <w:rsid w:val="0092535C"/>
    <w:rsid w:val="00931201"/>
    <w:rsid w:val="00951A0F"/>
    <w:rsid w:val="00953626"/>
    <w:rsid w:val="0096457B"/>
    <w:rsid w:val="009740CA"/>
    <w:rsid w:val="00984B88"/>
    <w:rsid w:val="009851DE"/>
    <w:rsid w:val="00987CB4"/>
    <w:rsid w:val="009A2411"/>
    <w:rsid w:val="009B353D"/>
    <w:rsid w:val="009B5374"/>
    <w:rsid w:val="009B6BB2"/>
    <w:rsid w:val="009C002F"/>
    <w:rsid w:val="009C2113"/>
    <w:rsid w:val="009D21E2"/>
    <w:rsid w:val="009D6C6B"/>
    <w:rsid w:val="009E0F6A"/>
    <w:rsid w:val="009E1003"/>
    <w:rsid w:val="009F1289"/>
    <w:rsid w:val="009F25EB"/>
    <w:rsid w:val="009F3B7C"/>
    <w:rsid w:val="009F3CBA"/>
    <w:rsid w:val="009F64A8"/>
    <w:rsid w:val="009F792D"/>
    <w:rsid w:val="00A04513"/>
    <w:rsid w:val="00A04784"/>
    <w:rsid w:val="00A077F0"/>
    <w:rsid w:val="00A124FA"/>
    <w:rsid w:val="00A15368"/>
    <w:rsid w:val="00A22120"/>
    <w:rsid w:val="00A22DBC"/>
    <w:rsid w:val="00A301C2"/>
    <w:rsid w:val="00A32197"/>
    <w:rsid w:val="00A57FFE"/>
    <w:rsid w:val="00A6106E"/>
    <w:rsid w:val="00A62282"/>
    <w:rsid w:val="00A6258E"/>
    <w:rsid w:val="00A63A19"/>
    <w:rsid w:val="00A65E60"/>
    <w:rsid w:val="00A75F7C"/>
    <w:rsid w:val="00A802F1"/>
    <w:rsid w:val="00A80ECD"/>
    <w:rsid w:val="00A852D2"/>
    <w:rsid w:val="00A868A8"/>
    <w:rsid w:val="00AA2D90"/>
    <w:rsid w:val="00AA3389"/>
    <w:rsid w:val="00AA431E"/>
    <w:rsid w:val="00AA483B"/>
    <w:rsid w:val="00AA588A"/>
    <w:rsid w:val="00AB028A"/>
    <w:rsid w:val="00AB305E"/>
    <w:rsid w:val="00AC65E4"/>
    <w:rsid w:val="00AE0DF1"/>
    <w:rsid w:val="00AE10B8"/>
    <w:rsid w:val="00AE370F"/>
    <w:rsid w:val="00AF2498"/>
    <w:rsid w:val="00AF3FD7"/>
    <w:rsid w:val="00B051ED"/>
    <w:rsid w:val="00B15C86"/>
    <w:rsid w:val="00B319E3"/>
    <w:rsid w:val="00B34337"/>
    <w:rsid w:val="00B35B95"/>
    <w:rsid w:val="00B45B31"/>
    <w:rsid w:val="00B45F18"/>
    <w:rsid w:val="00B47A36"/>
    <w:rsid w:val="00B52DD5"/>
    <w:rsid w:val="00B570F7"/>
    <w:rsid w:val="00B60BB3"/>
    <w:rsid w:val="00B617A3"/>
    <w:rsid w:val="00B64CFF"/>
    <w:rsid w:val="00B7274A"/>
    <w:rsid w:val="00B72FA9"/>
    <w:rsid w:val="00B83E33"/>
    <w:rsid w:val="00B8515E"/>
    <w:rsid w:val="00B902D3"/>
    <w:rsid w:val="00BA0AE9"/>
    <w:rsid w:val="00BB3875"/>
    <w:rsid w:val="00BC249A"/>
    <w:rsid w:val="00BD11A2"/>
    <w:rsid w:val="00BD1790"/>
    <w:rsid w:val="00BD51A6"/>
    <w:rsid w:val="00BE1685"/>
    <w:rsid w:val="00BE30B0"/>
    <w:rsid w:val="00BE32E5"/>
    <w:rsid w:val="00BF384F"/>
    <w:rsid w:val="00BF681C"/>
    <w:rsid w:val="00C001C6"/>
    <w:rsid w:val="00C02F41"/>
    <w:rsid w:val="00C110C5"/>
    <w:rsid w:val="00C11841"/>
    <w:rsid w:val="00C137CE"/>
    <w:rsid w:val="00C158E5"/>
    <w:rsid w:val="00C164A7"/>
    <w:rsid w:val="00C2069A"/>
    <w:rsid w:val="00C25EF4"/>
    <w:rsid w:val="00C334D9"/>
    <w:rsid w:val="00C41C8B"/>
    <w:rsid w:val="00C44A06"/>
    <w:rsid w:val="00C46E54"/>
    <w:rsid w:val="00C5675A"/>
    <w:rsid w:val="00C63E51"/>
    <w:rsid w:val="00C71AC4"/>
    <w:rsid w:val="00C73854"/>
    <w:rsid w:val="00C876FF"/>
    <w:rsid w:val="00C93D35"/>
    <w:rsid w:val="00C94805"/>
    <w:rsid w:val="00C95A82"/>
    <w:rsid w:val="00CA0D3D"/>
    <w:rsid w:val="00CA156B"/>
    <w:rsid w:val="00CC0C08"/>
    <w:rsid w:val="00CC47D3"/>
    <w:rsid w:val="00CC7AED"/>
    <w:rsid w:val="00CD6C90"/>
    <w:rsid w:val="00CE4F9D"/>
    <w:rsid w:val="00CF0ED0"/>
    <w:rsid w:val="00D112E1"/>
    <w:rsid w:val="00D20073"/>
    <w:rsid w:val="00D215B6"/>
    <w:rsid w:val="00D30310"/>
    <w:rsid w:val="00D316B6"/>
    <w:rsid w:val="00D31C52"/>
    <w:rsid w:val="00D34323"/>
    <w:rsid w:val="00D35C09"/>
    <w:rsid w:val="00D46D4B"/>
    <w:rsid w:val="00D52365"/>
    <w:rsid w:val="00D819E0"/>
    <w:rsid w:val="00D820C4"/>
    <w:rsid w:val="00D82246"/>
    <w:rsid w:val="00D85C7F"/>
    <w:rsid w:val="00D87786"/>
    <w:rsid w:val="00D928CA"/>
    <w:rsid w:val="00D93359"/>
    <w:rsid w:val="00DA2823"/>
    <w:rsid w:val="00DA293F"/>
    <w:rsid w:val="00DA57BE"/>
    <w:rsid w:val="00DB28D6"/>
    <w:rsid w:val="00DB3545"/>
    <w:rsid w:val="00DB414B"/>
    <w:rsid w:val="00DC4D1E"/>
    <w:rsid w:val="00DC77B0"/>
    <w:rsid w:val="00DD0E77"/>
    <w:rsid w:val="00DD5CFF"/>
    <w:rsid w:val="00DE0B66"/>
    <w:rsid w:val="00DE2BF0"/>
    <w:rsid w:val="00DE406C"/>
    <w:rsid w:val="00DE4671"/>
    <w:rsid w:val="00DE4877"/>
    <w:rsid w:val="00DF46D8"/>
    <w:rsid w:val="00DF522A"/>
    <w:rsid w:val="00E1053B"/>
    <w:rsid w:val="00E11A27"/>
    <w:rsid w:val="00E26DA3"/>
    <w:rsid w:val="00E31B10"/>
    <w:rsid w:val="00E35B7B"/>
    <w:rsid w:val="00E45E77"/>
    <w:rsid w:val="00E47DEC"/>
    <w:rsid w:val="00E53D9C"/>
    <w:rsid w:val="00E63731"/>
    <w:rsid w:val="00E70DE1"/>
    <w:rsid w:val="00E80AB6"/>
    <w:rsid w:val="00E961A1"/>
    <w:rsid w:val="00EA2F51"/>
    <w:rsid w:val="00EB145B"/>
    <w:rsid w:val="00EC200A"/>
    <w:rsid w:val="00EC25B5"/>
    <w:rsid w:val="00EC7C35"/>
    <w:rsid w:val="00ED0FB3"/>
    <w:rsid w:val="00EE4B40"/>
    <w:rsid w:val="00EF0092"/>
    <w:rsid w:val="00EF63FE"/>
    <w:rsid w:val="00EF7DA5"/>
    <w:rsid w:val="00F02753"/>
    <w:rsid w:val="00F0451C"/>
    <w:rsid w:val="00F14D9B"/>
    <w:rsid w:val="00F241F7"/>
    <w:rsid w:val="00F309E4"/>
    <w:rsid w:val="00F331A9"/>
    <w:rsid w:val="00F51C6F"/>
    <w:rsid w:val="00F54273"/>
    <w:rsid w:val="00F558C9"/>
    <w:rsid w:val="00F5685F"/>
    <w:rsid w:val="00F57A34"/>
    <w:rsid w:val="00F6031E"/>
    <w:rsid w:val="00F71C85"/>
    <w:rsid w:val="00F72DC1"/>
    <w:rsid w:val="00F749BA"/>
    <w:rsid w:val="00F75C33"/>
    <w:rsid w:val="00F7720C"/>
    <w:rsid w:val="00F83F2B"/>
    <w:rsid w:val="00F8496E"/>
    <w:rsid w:val="00F9460E"/>
    <w:rsid w:val="00F95995"/>
    <w:rsid w:val="00FA0985"/>
    <w:rsid w:val="00FA17FB"/>
    <w:rsid w:val="00FA4442"/>
    <w:rsid w:val="00FB57E6"/>
    <w:rsid w:val="00FB6795"/>
    <w:rsid w:val="00FC0E55"/>
    <w:rsid w:val="00FC5953"/>
    <w:rsid w:val="00FD2E53"/>
    <w:rsid w:val="00FE566F"/>
    <w:rsid w:val="00FE70F2"/>
    <w:rsid w:val="00FE7A97"/>
    <w:rsid w:val="00FF2B57"/>
    <w:rsid w:val="448F31C5"/>
    <w:rsid w:val="6CEDE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7F7AE73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22A"/>
  </w:style>
  <w:style w:type="paragraph" w:styleId="Heading1">
    <w:name w:val="heading 1"/>
    <w:basedOn w:val="Normal"/>
    <w:next w:val="Normal"/>
    <w:link w:val="Heading1Char"/>
    <w:uiPriority w:val="9"/>
    <w:qFormat/>
    <w:rsid w:val="00931201"/>
    <w:pPr>
      <w:keepNext/>
      <w:keepLines/>
      <w:numPr>
        <w:numId w:val="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201"/>
    <w:pPr>
      <w:keepNext/>
      <w:keepLines/>
      <w:numPr>
        <w:ilvl w:val="1"/>
        <w:numId w:val="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1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560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3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120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2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21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8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84F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E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qFormat/>
    <w:rsid w:val="00F02753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29"/>
      </w:tabs>
      <w:autoSpaceDE w:val="0"/>
      <w:autoSpaceDN w:val="0"/>
      <w:adjustRightInd w:val="0"/>
    </w:pPr>
    <w:rPr>
      <w:rFonts w:ascii="Menlo Regular" w:hAnsi="Menlo Regular" w:cs="Menlo Regular"/>
      <w:color w:val="EEECE1" w:themeColor="background2"/>
      <w:sz w:val="18"/>
      <w:szCs w:val="18"/>
    </w:rPr>
  </w:style>
  <w:style w:type="paragraph" w:customStyle="1" w:styleId="Kd1">
    <w:name w:val="Kód1"/>
    <w:basedOn w:val="Normal"/>
    <w:link w:val="Kd1Char"/>
    <w:qFormat/>
    <w:rsid w:val="00F02753"/>
    <w:pPr>
      <w:shd w:val="clear" w:color="auto" w:fill="D9D9D9"/>
      <w:spacing w:line="276" w:lineRule="auto"/>
      <w:ind w:firstLine="709"/>
    </w:pPr>
    <w:rPr>
      <w:rFonts w:ascii="Courier New" w:eastAsia="+mn-ea" w:hAnsi="Courier New" w:cs="Times New Roman"/>
      <w:lang w:val="hu-HU"/>
    </w:rPr>
  </w:style>
  <w:style w:type="character" w:customStyle="1" w:styleId="Kd1Char">
    <w:name w:val="Kód1 Char"/>
    <w:link w:val="Kd1"/>
    <w:rsid w:val="00F02753"/>
    <w:rPr>
      <w:rFonts w:ascii="Courier New" w:eastAsia="+mn-ea" w:hAnsi="Courier New" w:cs="Times New Roman"/>
      <w:shd w:val="clear" w:color="auto" w:fill="D9D9D9"/>
      <w:lang w:val="hu-HU"/>
    </w:rPr>
  </w:style>
  <w:style w:type="paragraph" w:customStyle="1" w:styleId="Idzet2">
    <w:name w:val="Idézet2"/>
    <w:basedOn w:val="Normal"/>
    <w:rsid w:val="00F02753"/>
    <w:pPr>
      <w:pBdr>
        <w:top w:val="single" w:sz="4" w:space="1" w:color="A6A6A6" w:themeColor="background1" w:themeShade="A6" w:shadow="1"/>
        <w:left w:val="single" w:sz="4" w:space="4" w:color="A6A6A6" w:themeColor="background1" w:themeShade="A6" w:shadow="1"/>
        <w:bottom w:val="single" w:sz="4" w:space="1" w:color="A6A6A6" w:themeColor="background1" w:themeShade="A6" w:shadow="1"/>
        <w:right w:val="single" w:sz="4" w:space="4" w:color="A6A6A6" w:themeColor="background1" w:themeShade="A6" w:shadow="1"/>
      </w:pBdr>
      <w:shd w:val="clear" w:color="auto" w:fill="F2F2F2" w:themeFill="background1" w:themeFillShade="F2"/>
      <w:spacing w:before="120" w:after="120" w:line="276" w:lineRule="auto"/>
      <w:ind w:left="709"/>
      <w:jc w:val="both"/>
    </w:pPr>
    <w:rPr>
      <w:rFonts w:ascii="Arial" w:eastAsia="Times New Roman" w:hAnsi="Arial" w:cs="Times New Roman"/>
      <w:i/>
      <w:iCs/>
      <w:color w:val="000000" w:themeColor="text1"/>
      <w:sz w:val="22"/>
      <w:szCs w:val="20"/>
      <w:lang w:val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6E73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6E7389"/>
  </w:style>
  <w:style w:type="character" w:customStyle="1" w:styleId="CommentTextChar">
    <w:name w:val="Comment Text Char"/>
    <w:basedOn w:val="DefaultParagraphFont"/>
    <w:link w:val="CommentText"/>
    <w:uiPriority w:val="99"/>
    <w:rsid w:val="006E73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3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389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2942"/>
  </w:style>
  <w:style w:type="paragraph" w:styleId="Footer">
    <w:name w:val="footer"/>
    <w:basedOn w:val="Normal"/>
    <w:link w:val="Foot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2942"/>
  </w:style>
  <w:style w:type="character" w:styleId="PageNumber">
    <w:name w:val="page number"/>
    <w:basedOn w:val="DefaultParagraphFont"/>
    <w:uiPriority w:val="99"/>
    <w:semiHidden/>
    <w:unhideWhenUsed/>
    <w:rsid w:val="00332942"/>
  </w:style>
  <w:style w:type="character" w:customStyle="1" w:styleId="Heading4Char">
    <w:name w:val="Heading 4 Char"/>
    <w:basedOn w:val="DefaultParagraphFont"/>
    <w:link w:val="Heading4"/>
    <w:uiPriority w:val="9"/>
    <w:rsid w:val="000156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931201"/>
    <w:pPr>
      <w:pBdr>
        <w:bottom w:val="single" w:sz="8" w:space="4" w:color="4F81BD" w:themeColor="accent1"/>
      </w:pBdr>
      <w:spacing w:before="36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12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5065">
          <w:marLeft w:val="1181"/>
          <w:marRight w:val="0"/>
          <w:marTop w:val="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3495">
          <w:marLeft w:val="46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E69D19AC-843F-4BA9-92F5-663B7F602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1124</Words>
  <Characters>7758</Characters>
  <Application>Microsoft Office Word</Application>
  <DocSecurity>4</DocSecurity>
  <Lines>64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BME</Company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Imre Kelényi</dc:creator>
  <cp:keywords/>
  <dc:description/>
  <cp:lastModifiedBy>Blázovics László</cp:lastModifiedBy>
  <cp:revision>2</cp:revision>
  <cp:lastPrinted>2015-04-02T09:13:00Z</cp:lastPrinted>
  <dcterms:created xsi:type="dcterms:W3CDTF">2015-11-05T09:48:00Z</dcterms:created>
  <dcterms:modified xsi:type="dcterms:W3CDTF">2015-11-05T09:48:00Z</dcterms:modified>
</cp:coreProperties>
</file>