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75F3E" w14:textId="068C9BCD" w:rsidR="00C5675A" w:rsidRPr="00217BBC" w:rsidRDefault="009C2113" w:rsidP="00931201">
      <w:pPr>
        <w:pStyle w:val="Title"/>
        <w:rPr>
          <w:lang w:val="hu-HU"/>
        </w:rPr>
      </w:pPr>
      <w:bookmarkStart w:id="0" w:name="_GoBack"/>
      <w:bookmarkEnd w:id="0"/>
      <w:r w:rsidRPr="00217BBC">
        <w:rPr>
          <w:lang w:val="hu-HU"/>
        </w:rPr>
        <w:t xml:space="preserve">iOS alapú </w:t>
      </w:r>
      <w:r w:rsidR="00804718" w:rsidRPr="00217BBC">
        <w:rPr>
          <w:lang w:val="hu-HU"/>
        </w:rPr>
        <w:t>szoftverfejlesztés - Labor 07</w:t>
      </w:r>
    </w:p>
    <w:p w14:paraId="5A2DAD48" w14:textId="5B41B21B" w:rsidR="00C5675A" w:rsidRPr="00217BBC" w:rsidRDefault="00C5675A" w:rsidP="009C2113">
      <w:pPr>
        <w:rPr>
          <w:lang w:val="hu-HU"/>
        </w:rPr>
      </w:pPr>
      <w:r w:rsidRPr="00217BBC">
        <w:rPr>
          <w:lang w:val="hu-HU"/>
        </w:rPr>
        <w:t xml:space="preserve">A laborsegédletet összeállította: </w:t>
      </w:r>
      <w:r w:rsidR="00F51C6F" w:rsidRPr="00217BBC">
        <w:rPr>
          <w:lang w:val="hu-HU"/>
        </w:rPr>
        <w:t>Kántor Tibor - kantor.tibor@bmeautsoft.hu</w:t>
      </w:r>
    </w:p>
    <w:p w14:paraId="255D823E" w14:textId="77777777" w:rsidR="00C5675A" w:rsidRPr="00217BBC" w:rsidRDefault="00C5675A" w:rsidP="009C2113">
      <w:pPr>
        <w:rPr>
          <w:lang w:val="hu-HU"/>
        </w:rPr>
      </w:pPr>
    </w:p>
    <w:p w14:paraId="0F5A4B42" w14:textId="77777777" w:rsidR="002C39C3" w:rsidRPr="00217BBC" w:rsidRDefault="009C2113" w:rsidP="009C2113">
      <w:pPr>
        <w:rPr>
          <w:lang w:val="hu-HU"/>
        </w:rPr>
      </w:pPr>
      <w:r w:rsidRPr="00217BBC">
        <w:rPr>
          <w:lang w:val="hu-HU"/>
        </w:rPr>
        <w:t>A labor témája:</w:t>
      </w:r>
    </w:p>
    <w:p w14:paraId="64839279" w14:textId="0657B8D5" w:rsidR="00E45E77" w:rsidRPr="00217BBC" w:rsidRDefault="00804718" w:rsidP="009C2113">
      <w:pPr>
        <w:pStyle w:val="ListParagraph"/>
        <w:numPr>
          <w:ilvl w:val="0"/>
          <w:numId w:val="1"/>
        </w:numPr>
        <w:rPr>
          <w:lang w:val="hu-HU"/>
        </w:rPr>
      </w:pPr>
      <w:r w:rsidRPr="00217BBC">
        <w:rPr>
          <w:lang w:val="hu-HU"/>
        </w:rPr>
        <w:t>Auto</w:t>
      </w:r>
      <w:ins w:id="1" w:author="Imre Kelényi" w:date="2015-03-25T13:27:00Z">
        <w:r w:rsidR="00217BBC">
          <w:rPr>
            <w:lang w:val="hu-HU"/>
          </w:rPr>
          <w:t xml:space="preserve"> </w:t>
        </w:r>
      </w:ins>
      <w:r w:rsidRPr="00217BBC">
        <w:rPr>
          <w:lang w:val="hu-HU"/>
        </w:rPr>
        <w:t>Layout</w:t>
      </w:r>
    </w:p>
    <w:p w14:paraId="3891BCFC" w14:textId="4A0BDCDF" w:rsidR="009F1289" w:rsidRPr="00217BBC" w:rsidRDefault="009F1289" w:rsidP="009C2113">
      <w:pPr>
        <w:pStyle w:val="ListParagraph"/>
        <w:numPr>
          <w:ilvl w:val="0"/>
          <w:numId w:val="1"/>
        </w:numPr>
        <w:rPr>
          <w:lang w:val="hu-HU"/>
        </w:rPr>
      </w:pPr>
      <w:r w:rsidRPr="00217BBC">
        <w:rPr>
          <w:lang w:val="hu-HU"/>
        </w:rPr>
        <w:t>NSUserDefaults</w:t>
      </w:r>
    </w:p>
    <w:p w14:paraId="5B4A7BC9" w14:textId="0B91C897" w:rsidR="00C63E51" w:rsidRPr="00217BBC" w:rsidRDefault="009F1289" w:rsidP="009C2113">
      <w:pPr>
        <w:pStyle w:val="ListParagraph"/>
        <w:numPr>
          <w:ilvl w:val="0"/>
          <w:numId w:val="1"/>
        </w:numPr>
        <w:rPr>
          <w:lang w:val="hu-HU"/>
        </w:rPr>
      </w:pPr>
      <w:r w:rsidRPr="00217BBC">
        <w:rPr>
          <w:lang w:val="hu-HU"/>
        </w:rPr>
        <w:t>ScrollView</w:t>
      </w:r>
    </w:p>
    <w:p w14:paraId="537BB39F" w14:textId="646ACEDD" w:rsidR="00C63E51" w:rsidRPr="00217BBC" w:rsidRDefault="00C63E51" w:rsidP="009F1289">
      <w:pPr>
        <w:pStyle w:val="ListParagraph"/>
        <w:rPr>
          <w:lang w:val="hu-HU"/>
        </w:rPr>
      </w:pPr>
    </w:p>
    <w:p w14:paraId="64841E9F" w14:textId="6644F993" w:rsidR="00FA17FB" w:rsidRPr="00217BBC" w:rsidRDefault="00FA17FB" w:rsidP="00FA17FB">
      <w:pPr>
        <w:jc w:val="both"/>
        <w:rPr>
          <w:lang w:val="hu-HU"/>
        </w:rPr>
      </w:pPr>
      <w:r w:rsidRPr="00217BBC">
        <w:rPr>
          <w:lang w:val="hu-HU"/>
        </w:rPr>
        <w:t>A labor célja</w:t>
      </w:r>
      <w:r w:rsidR="009F1289" w:rsidRPr="00217BBC">
        <w:rPr>
          <w:lang w:val="hu-HU"/>
        </w:rPr>
        <w:t xml:space="preserve"> az Auto</w:t>
      </w:r>
      <w:ins w:id="2" w:author="Imre Kelényi" w:date="2015-03-25T17:17:00Z">
        <w:r w:rsidR="005166D7">
          <w:rPr>
            <w:lang w:val="hu-HU"/>
          </w:rPr>
          <w:t xml:space="preserve"> </w:t>
        </w:r>
      </w:ins>
      <w:r w:rsidR="009F1289" w:rsidRPr="00217BBC">
        <w:rPr>
          <w:lang w:val="hu-HU"/>
        </w:rPr>
        <w:t>Layout h</w:t>
      </w:r>
      <w:r w:rsidR="009851DE" w:rsidRPr="00217BBC">
        <w:rPr>
          <w:lang w:val="hu-HU"/>
        </w:rPr>
        <w:t>asznála</w:t>
      </w:r>
      <w:del w:id="3" w:author="Imre Kelényi" w:date="2015-03-25T17:17:00Z">
        <w:r w:rsidR="009851DE" w:rsidRPr="00217BBC" w:rsidDel="005166D7">
          <w:rPr>
            <w:lang w:val="hu-HU"/>
          </w:rPr>
          <w:delText>ta</w:delText>
        </w:r>
      </w:del>
      <w:r w:rsidR="009851DE" w:rsidRPr="00217BBC">
        <w:rPr>
          <w:lang w:val="hu-HU"/>
        </w:rPr>
        <w:t xml:space="preserve">tának a gyakorlása egy alkalmazás kezdeti képernyőin </w:t>
      </w:r>
      <w:r w:rsidR="009F1289" w:rsidRPr="00217BBC">
        <w:rPr>
          <w:lang w:val="hu-HU"/>
        </w:rPr>
        <w:t>keresztül</w:t>
      </w:r>
      <w:r w:rsidR="00E70DE1" w:rsidRPr="00217BBC">
        <w:rPr>
          <w:lang w:val="hu-HU"/>
        </w:rPr>
        <w:t>.</w:t>
      </w:r>
    </w:p>
    <w:p w14:paraId="3B97B53E" w14:textId="77777777" w:rsidR="00FA17FB" w:rsidRPr="00217BBC" w:rsidRDefault="00FA17FB" w:rsidP="00FE70F2">
      <w:pPr>
        <w:rPr>
          <w:lang w:val="hu-HU"/>
        </w:rPr>
      </w:pPr>
    </w:p>
    <w:p w14:paraId="6213B1B5" w14:textId="68FB203A" w:rsidR="003A5528" w:rsidRPr="00217BBC" w:rsidRDefault="003A5528" w:rsidP="003A5528">
      <w:pPr>
        <w:jc w:val="both"/>
        <w:rPr>
          <w:lang w:val="hu-HU"/>
        </w:rPr>
      </w:pPr>
      <w:r w:rsidRPr="00217BBC">
        <w:rPr>
          <w:lang w:val="hu-HU"/>
        </w:rPr>
        <w:t xml:space="preserve">A laborhoz tartozó nagyobb kódrészletek a következő url-en érhetők el </w:t>
      </w:r>
      <w:r w:rsidR="00C63E51" w:rsidRPr="00217BBC">
        <w:rPr>
          <w:lang w:val="hu-HU"/>
        </w:rPr>
        <w:t>"</w:t>
      </w:r>
      <w:r w:rsidRPr="00217BBC">
        <w:rPr>
          <w:lang w:val="hu-HU"/>
        </w:rPr>
        <w:t>copy-paste barát</w:t>
      </w:r>
      <w:r w:rsidR="00C63E51" w:rsidRPr="00217BBC">
        <w:rPr>
          <w:lang w:val="hu-HU"/>
        </w:rPr>
        <w:t>"</w:t>
      </w:r>
      <w:r w:rsidRPr="00217BBC">
        <w:rPr>
          <w:lang w:val="hu-HU"/>
        </w:rPr>
        <w:t xml:space="preserve"> formában:</w:t>
      </w:r>
    </w:p>
    <w:p w14:paraId="2895628B" w14:textId="77777777" w:rsidR="003A5528" w:rsidRPr="00217BBC" w:rsidRDefault="003A5528" w:rsidP="003A5528">
      <w:pPr>
        <w:jc w:val="both"/>
        <w:rPr>
          <w:lang w:val="hu-HU"/>
        </w:rPr>
      </w:pPr>
    </w:p>
    <w:p w14:paraId="05F236A8" w14:textId="77777777" w:rsidR="003A5528" w:rsidRPr="00217BBC" w:rsidRDefault="003A5528" w:rsidP="003A5528">
      <w:pPr>
        <w:rPr>
          <w:lang w:val="hu-HU"/>
        </w:rPr>
      </w:pPr>
      <w:r w:rsidRPr="00217BBC">
        <w:rPr>
          <w:noProof/>
        </w:rPr>
        <mc:AlternateContent>
          <mc:Choice Requires="wps">
            <w:drawing>
              <wp:inline distT="0" distB="0" distL="0" distR="0" wp14:anchorId="38277B70" wp14:editId="5DB73833">
                <wp:extent cx="5257800" cy="1122892"/>
                <wp:effectExtent l="0" t="0" r="25400" b="27940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8979A" w14:textId="2BCF73FA" w:rsidR="005773A7" w:rsidRPr="00E47556" w:rsidRDefault="005773A7" w:rsidP="003A552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B5C0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https://gist.github.com/DjCantor/c55d7a3be17d6c23d744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color="#1c1a10 [334]" strokecolor="black [3213]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">
                <v:textbox style="mso-fit-shape-to-text:t" inset="2mm,2mm,2mm,2mm">
                  <w:txbxContent>
                    <w:p w:rsidRPr="00E47556" w:rsidR="007457DE" w:rsidP="003A5528" w:rsidRDefault="008B5C05" w14:paraId="7A98979A" w14:textId="2BCF73F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8B5C05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https://gist.github.com/DjCantor/c55d7a3be17d6c23d744</w:t>
                      </w:r>
                      <w:bookmarkStart w:name="_GoBack" w:id="1"/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14:paraId="0946C24C" w14:textId="77777777" w:rsidR="003A5528" w:rsidRPr="00217BBC" w:rsidRDefault="003A5528" w:rsidP="00FE70F2">
      <w:pPr>
        <w:rPr>
          <w:lang w:val="hu-HU"/>
        </w:rPr>
      </w:pPr>
    </w:p>
    <w:p w14:paraId="05BE0AE6" w14:textId="77777777" w:rsidR="00951A0F" w:rsidRPr="00217BBC" w:rsidRDefault="00951A0F" w:rsidP="00951A0F">
      <w:pPr>
        <w:rPr>
          <w:lang w:val="hu-HU"/>
        </w:rPr>
      </w:pPr>
    </w:p>
    <w:p w14:paraId="5B0B1478" w14:textId="50FB63F0" w:rsidR="007A6416" w:rsidRPr="00217BBC" w:rsidRDefault="00FA17FB" w:rsidP="007A6416">
      <w:pPr>
        <w:pStyle w:val="Heading1"/>
        <w:rPr>
          <w:lang w:val="hu-HU"/>
        </w:rPr>
      </w:pPr>
      <w:r w:rsidRPr="00217BBC">
        <w:rPr>
          <w:lang w:val="hu-HU"/>
        </w:rPr>
        <w:br w:type="page"/>
      </w:r>
      <w:ins w:id="4" w:author="Imre Kelényi" w:date="2015-03-25T13:27:00Z">
        <w:r w:rsidR="00217BBC">
          <w:rPr>
            <w:lang w:val="hu-HU"/>
          </w:rPr>
          <w:lastRenderedPageBreak/>
          <w:t xml:space="preserve">Az </w:t>
        </w:r>
      </w:ins>
      <w:r w:rsidR="00010414" w:rsidRPr="00217BBC">
        <w:rPr>
          <w:lang w:val="hu-HU"/>
        </w:rPr>
        <w:t>Auto</w:t>
      </w:r>
      <w:ins w:id="5" w:author="Imre Kelényi" w:date="2015-03-25T13:27:00Z">
        <w:r w:rsidR="00217BBC">
          <w:rPr>
            <w:lang w:val="hu-HU"/>
          </w:rPr>
          <w:t xml:space="preserve"> </w:t>
        </w:r>
      </w:ins>
      <w:r w:rsidR="00010414" w:rsidRPr="00217BBC">
        <w:rPr>
          <w:lang w:val="hu-HU"/>
        </w:rPr>
        <w:t>Layout bemutatása</w:t>
      </w:r>
    </w:p>
    <w:p w14:paraId="465F2661" w14:textId="1D4474E4" w:rsidR="00B902D3" w:rsidRPr="00217BBC" w:rsidRDefault="006D5515" w:rsidP="00B902D3">
      <w:pPr>
        <w:pStyle w:val="Heading2"/>
        <w:rPr>
          <w:lang w:val="hu-HU"/>
        </w:rPr>
      </w:pPr>
      <w:r w:rsidRPr="00217BBC">
        <w:rPr>
          <w:lang w:val="hu-HU"/>
        </w:rPr>
        <w:t>Bejelentkezési ablak létrehozása</w:t>
      </w:r>
    </w:p>
    <w:p w14:paraId="1CE89D6E" w14:textId="77777777" w:rsidR="00010414" w:rsidRPr="00217BBC" w:rsidRDefault="00010414" w:rsidP="00F241F7">
      <w:pPr>
        <w:jc w:val="both"/>
        <w:rPr>
          <w:lang w:val="hu-HU"/>
        </w:rPr>
      </w:pPr>
    </w:p>
    <w:p w14:paraId="5D9F56F1" w14:textId="465CEBBB" w:rsidR="00010414" w:rsidRPr="00217BBC" w:rsidRDefault="00010414" w:rsidP="00F241F7">
      <w:pPr>
        <w:jc w:val="both"/>
        <w:rPr>
          <w:lang w:val="hu-HU"/>
        </w:rPr>
      </w:pPr>
      <w:r w:rsidRPr="00217BBC">
        <w:rPr>
          <w:lang w:val="hu-HU"/>
        </w:rPr>
        <w:t>Hozzunk létre egy új Singl</w:t>
      </w:r>
      <w:r w:rsidR="002159CB" w:rsidRPr="00217BBC">
        <w:rPr>
          <w:lang w:val="hu-HU"/>
        </w:rPr>
        <w:t>e View Applictaion projektet iAUT</w:t>
      </w:r>
      <w:r w:rsidR="008B5C05" w:rsidRPr="00217BBC">
        <w:rPr>
          <w:lang w:val="hu-HU"/>
        </w:rPr>
        <w:t xml:space="preserve"> névvel és töltsük le az képi erőforrássokat a következő URL-ről</w:t>
      </w:r>
      <w:ins w:id="6" w:author="Tibor Kantor" w:date="2015-10-29T11:10:00Z">
        <w:r w:rsidR="005773A7">
          <w:rPr>
            <w:lang w:val="hu-HU"/>
          </w:rPr>
          <w:t xml:space="preserve"> és rakjuk be a projektbe a mappát</w:t>
        </w:r>
      </w:ins>
      <w:r w:rsidR="008B5C05" w:rsidRPr="00217BBC">
        <w:rPr>
          <w:lang w:val="hu-HU"/>
        </w:rPr>
        <w:t>:</w:t>
      </w:r>
    </w:p>
    <w:p w14:paraId="66405BA4" w14:textId="77777777" w:rsidR="008B5C05" w:rsidRPr="00217BBC" w:rsidRDefault="008B5C05" w:rsidP="00F241F7">
      <w:pPr>
        <w:jc w:val="both"/>
        <w:rPr>
          <w:lang w:val="hu-HU"/>
        </w:rPr>
      </w:pPr>
    </w:p>
    <w:p w14:paraId="399C43E2" w14:textId="01A03809" w:rsidR="008B5C05" w:rsidRPr="00217BBC" w:rsidRDefault="008B5C05" w:rsidP="00F241F7">
      <w:pPr>
        <w:jc w:val="both"/>
        <w:rPr>
          <w:b/>
          <w:i/>
          <w:lang w:val="hu-HU"/>
        </w:rPr>
      </w:pPr>
      <w:r w:rsidRPr="00217BBC">
        <w:rPr>
          <w:b/>
          <w:i/>
          <w:lang w:val="hu-HU"/>
        </w:rPr>
        <w:t>https://dl.dropboxusercontent.com/u/82267346/iOSLabor07Resources.zip</w:t>
      </w:r>
    </w:p>
    <w:p w14:paraId="22EC4853" w14:textId="77777777" w:rsidR="00010414" w:rsidRPr="00217BBC" w:rsidRDefault="00010414" w:rsidP="00F241F7">
      <w:pPr>
        <w:jc w:val="both"/>
        <w:rPr>
          <w:lang w:val="hu-HU"/>
        </w:rPr>
      </w:pPr>
    </w:p>
    <w:p w14:paraId="0C3ACC79" w14:textId="01765533" w:rsidR="002159CB" w:rsidRPr="00217BBC" w:rsidRDefault="002159CB" w:rsidP="00F241F7">
      <w:pPr>
        <w:jc w:val="both"/>
        <w:rPr>
          <w:lang w:val="hu-HU"/>
        </w:rPr>
      </w:pPr>
      <w:r w:rsidRPr="00217BBC">
        <w:rPr>
          <w:lang w:val="hu-HU"/>
        </w:rPr>
        <w:t>A Storyboard-ban a létrejött ViewCo</w:t>
      </w:r>
      <w:r w:rsidR="00F75C33" w:rsidRPr="00217BBC">
        <w:rPr>
          <w:lang w:val="hu-HU"/>
        </w:rPr>
        <w:t>ntroller méretét állítsuk át 4 incses</w:t>
      </w:r>
      <w:r w:rsidRPr="00217BBC">
        <w:rPr>
          <w:lang w:val="hu-HU"/>
        </w:rPr>
        <w:t xml:space="preserve"> iPhone-ra a Size Inspector Si</w:t>
      </w:r>
      <w:r w:rsidR="00D316B6" w:rsidRPr="00217BBC">
        <w:rPr>
          <w:lang w:val="hu-HU"/>
        </w:rPr>
        <w:t>mulated Metrics tulajdonságánál.</w:t>
      </w:r>
    </w:p>
    <w:p w14:paraId="490B8401" w14:textId="77777777" w:rsidR="002159CB" w:rsidRPr="00217BBC" w:rsidRDefault="002159CB" w:rsidP="00F241F7">
      <w:pPr>
        <w:jc w:val="both"/>
        <w:rPr>
          <w:lang w:val="hu-HU"/>
        </w:rPr>
      </w:pPr>
    </w:p>
    <w:p w14:paraId="58D57E8B" w14:textId="375E24F4" w:rsidR="002159CB" w:rsidRPr="00217BBC" w:rsidRDefault="005773A7" w:rsidP="00F241F7">
      <w:pPr>
        <w:jc w:val="both"/>
        <w:rPr>
          <w:lang w:val="hu-HU"/>
        </w:rPr>
      </w:pPr>
      <w:ins w:id="7" w:author="Tibor Kantor" w:date="2015-10-29T11:12:00Z">
        <w:r>
          <w:rPr>
            <w:noProof/>
          </w:rPr>
          <w:drawing>
            <wp:inline distT="0" distB="0" distL="0" distR="0" wp14:anchorId="31BC69CD" wp14:editId="7A193EB2">
              <wp:extent cx="2057400" cy="606972"/>
              <wp:effectExtent l="0" t="0" r="0" b="3175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10-29 at 11.11.37.png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57400" cy="6069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8" w:author="Tibor Kantor" w:date="2015-10-29T11:11:00Z">
        <w:r w:rsidR="002159CB" w:rsidRPr="00217BBC" w:rsidDel="005773A7">
          <w:rPr>
            <w:noProof/>
          </w:rPr>
          <w:drawing>
            <wp:inline distT="0" distB="0" distL="0" distR="0" wp14:anchorId="03866DF2" wp14:editId="386E59A5">
              <wp:extent cx="2240766" cy="636482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03-20 at 13.51.02.png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43475" cy="6372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CA6C3A7" w14:textId="77777777" w:rsidR="004D021E" w:rsidRPr="00217BBC" w:rsidRDefault="004D021E" w:rsidP="00F241F7">
      <w:pPr>
        <w:jc w:val="both"/>
        <w:rPr>
          <w:lang w:val="hu-HU"/>
        </w:rPr>
      </w:pPr>
    </w:p>
    <w:p w14:paraId="1EF0B622" w14:textId="026CFD8A" w:rsidR="006D5515" w:rsidRPr="00217BBC" w:rsidRDefault="00F75C33" w:rsidP="00B15C86">
      <w:pPr>
        <w:jc w:val="both"/>
        <w:rPr>
          <w:lang w:val="hu-HU"/>
        </w:rPr>
      </w:pPr>
      <w:r w:rsidRPr="00217BBC">
        <w:rPr>
          <w:lang w:val="hu-HU"/>
        </w:rPr>
        <w:t>Ezzel egy iPhone 5-ö</w:t>
      </w:r>
      <w:r w:rsidR="002159CB" w:rsidRPr="00217BBC">
        <w:rPr>
          <w:lang w:val="hu-HU"/>
        </w:rPr>
        <w:t>s képernyőjének a méretével fogunk dolgozni, legalábbis, ezt szimu</w:t>
      </w:r>
      <w:r w:rsidR="00422B0C" w:rsidRPr="00217BBC">
        <w:rPr>
          <w:lang w:val="hu-HU"/>
        </w:rPr>
        <w:t xml:space="preserve">lálja majd a Storyboard </w:t>
      </w:r>
      <w:commentRangeStart w:id="9"/>
      <w:r w:rsidR="00422B0C" w:rsidRPr="00217BBC">
        <w:rPr>
          <w:lang w:val="hu-HU"/>
        </w:rPr>
        <w:t>Editor</w:t>
      </w:r>
      <w:commentRangeEnd w:id="9"/>
      <w:r w:rsidR="00422B0C" w:rsidRPr="00217BBC">
        <w:rPr>
          <w:rStyle w:val="CommentReference"/>
          <w:lang w:val="hu-HU"/>
        </w:rPr>
        <w:commentReference w:id="9"/>
      </w:r>
      <w:r w:rsidR="00422B0C" w:rsidRPr="00217BBC">
        <w:rPr>
          <w:lang w:val="hu-HU"/>
        </w:rPr>
        <w:t>.</w:t>
      </w:r>
    </w:p>
    <w:p w14:paraId="1064AD2C" w14:textId="77777777" w:rsidR="002159CB" w:rsidRPr="00217BBC" w:rsidRDefault="002159CB" w:rsidP="00B15C86">
      <w:pPr>
        <w:jc w:val="both"/>
        <w:rPr>
          <w:lang w:val="hu-HU"/>
        </w:rPr>
      </w:pPr>
    </w:p>
    <w:p w14:paraId="2D8A35FE" w14:textId="4F885682" w:rsidR="00AB028A" w:rsidRPr="00217BBC" w:rsidRDefault="002159CB" w:rsidP="00B15C86">
      <w:pPr>
        <w:jc w:val="both"/>
        <w:rPr>
          <w:lang w:val="hu-HU"/>
        </w:rPr>
      </w:pPr>
      <w:r w:rsidRPr="00217BBC">
        <w:rPr>
          <w:lang w:val="hu-HU"/>
        </w:rPr>
        <w:t>A létrejött ViewControlleren lévő View hátterét</w:t>
      </w:r>
      <w:r w:rsidR="009851DE" w:rsidRPr="00217BBC">
        <w:rPr>
          <w:lang w:val="hu-HU"/>
        </w:rPr>
        <w:t xml:space="preserve"> állítsuk be valamilyen sötétebb</w:t>
      </w:r>
      <w:r w:rsidRPr="00217BBC">
        <w:rPr>
          <w:lang w:val="hu-HU"/>
        </w:rPr>
        <w:t xml:space="preserve"> színre, </w:t>
      </w:r>
      <w:r w:rsidR="009851DE" w:rsidRPr="00217BBC">
        <w:rPr>
          <w:lang w:val="hu-HU"/>
        </w:rPr>
        <w:t xml:space="preserve">majd tegyünk be </w:t>
      </w:r>
      <w:r w:rsidR="00AB028A" w:rsidRPr="00217BBC">
        <w:rPr>
          <w:lang w:val="hu-HU"/>
        </w:rPr>
        <w:t xml:space="preserve">felülre </w:t>
      </w:r>
      <w:r w:rsidR="009851DE" w:rsidRPr="00217BBC">
        <w:rPr>
          <w:lang w:val="hu-HU"/>
        </w:rPr>
        <w:t>egy UITextField</w:t>
      </w:r>
      <w:r w:rsidRPr="00217BBC">
        <w:rPr>
          <w:lang w:val="hu-HU"/>
        </w:rPr>
        <w:t>et</w:t>
      </w:r>
      <w:r w:rsidR="00BF681C" w:rsidRPr="00217BBC">
        <w:rPr>
          <w:lang w:val="hu-HU"/>
        </w:rPr>
        <w:t xml:space="preserve"> vízszintesen</w:t>
      </w:r>
      <w:r w:rsidRPr="00217BBC">
        <w:rPr>
          <w:lang w:val="hu-HU"/>
        </w:rPr>
        <w:t xml:space="preserve"> </w:t>
      </w:r>
      <w:r w:rsidR="00AB028A" w:rsidRPr="00217BBC">
        <w:rPr>
          <w:lang w:val="hu-HU"/>
        </w:rPr>
        <w:t xml:space="preserve">középre használva a segéd </w:t>
      </w:r>
      <w:commentRangeStart w:id="10"/>
      <w:r w:rsidR="00AB028A" w:rsidRPr="00217BBC">
        <w:rPr>
          <w:lang w:val="hu-HU"/>
        </w:rPr>
        <w:t>vonalakat</w:t>
      </w:r>
      <w:commentRangeEnd w:id="10"/>
      <w:r w:rsidR="00AB028A" w:rsidRPr="00217BBC">
        <w:rPr>
          <w:rStyle w:val="CommentReference"/>
          <w:lang w:val="hu-HU"/>
        </w:rPr>
        <w:commentReference w:id="10"/>
      </w:r>
      <w:r w:rsidR="00AB028A" w:rsidRPr="00217BBC">
        <w:rPr>
          <w:lang w:val="hu-HU"/>
        </w:rPr>
        <w:t>:</w:t>
      </w:r>
    </w:p>
    <w:p w14:paraId="055475A3" w14:textId="77777777" w:rsidR="00AB028A" w:rsidRPr="00217BBC" w:rsidRDefault="00AB028A" w:rsidP="00B15C86">
      <w:pPr>
        <w:jc w:val="both"/>
        <w:rPr>
          <w:lang w:val="hu-HU"/>
        </w:rPr>
      </w:pPr>
    </w:p>
    <w:p w14:paraId="604C949A" w14:textId="0C6E356D" w:rsidR="00AB028A" w:rsidRPr="00217BBC" w:rsidRDefault="00AB028A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7B044307" wp14:editId="1CFA75DD">
            <wp:extent cx="1484507" cy="201302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5 at 10.24.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507" cy="20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FCFF" w14:textId="77777777" w:rsidR="00AB028A" w:rsidRPr="00217BBC" w:rsidRDefault="00AB028A" w:rsidP="00B15C86">
      <w:pPr>
        <w:jc w:val="both"/>
        <w:rPr>
          <w:lang w:val="hu-HU"/>
        </w:rPr>
      </w:pPr>
    </w:p>
    <w:p w14:paraId="5BD3B522" w14:textId="78F8BE49" w:rsidR="002159CB" w:rsidRPr="00217BBC" w:rsidRDefault="00AB028A" w:rsidP="00B15C86">
      <w:pPr>
        <w:jc w:val="both"/>
        <w:rPr>
          <w:lang w:val="hu-HU"/>
        </w:rPr>
      </w:pPr>
      <w:r w:rsidRPr="00217BBC">
        <w:rPr>
          <w:lang w:val="hu-HU"/>
        </w:rPr>
        <w:t>F</w:t>
      </w:r>
      <w:r w:rsidR="00161F45" w:rsidRPr="00217BBC">
        <w:rPr>
          <w:lang w:val="hu-HU"/>
        </w:rPr>
        <w:t>ut</w:t>
      </w:r>
      <w:ins w:id="11" w:author="Imre Kelényi" w:date="2015-03-25T13:28:00Z">
        <w:r w:rsidR="00217BBC">
          <w:rPr>
            <w:lang w:val="hu-HU"/>
          </w:rPr>
          <w:t>t</w:t>
        </w:r>
      </w:ins>
      <w:r w:rsidR="00161F45" w:rsidRPr="00217BBC">
        <w:rPr>
          <w:lang w:val="hu-HU"/>
        </w:rPr>
        <w:t xml:space="preserve">assuk le az alkalmazást a szimulátorban és forgassuk el a kijelzőt, ehhez nyomjuk </w:t>
      </w:r>
      <w:r w:rsidR="00422B0C" w:rsidRPr="00217BBC">
        <w:rPr>
          <w:lang w:val="hu-HU"/>
        </w:rPr>
        <w:t>le</w:t>
      </w:r>
      <w:r w:rsidR="00F75C33" w:rsidRPr="00217BBC">
        <w:rPr>
          <w:lang w:val="hu-HU"/>
        </w:rPr>
        <w:t xml:space="preserve"> a </w:t>
      </w:r>
      <w:ins w:id="12" w:author="Imre Kelényi" w:date="2015-03-25T17:06:00Z">
        <w:r w:rsidR="00A7738A">
          <w:rPr>
            <w:lang w:val="hu-HU"/>
          </w:rPr>
          <w:t>C</w:t>
        </w:r>
      </w:ins>
      <w:del w:id="13" w:author="Imre Kelényi" w:date="2015-03-25T17:06:00Z">
        <w:r w:rsidR="00F75C33" w:rsidRPr="00217BBC" w:rsidDel="00A7738A">
          <w:rPr>
            <w:lang w:val="hu-HU"/>
          </w:rPr>
          <w:delText>c</w:delText>
        </w:r>
      </w:del>
      <w:r w:rsidR="00F75C33" w:rsidRPr="00217BBC">
        <w:rPr>
          <w:lang w:val="hu-HU"/>
        </w:rPr>
        <w:t>md gombot és valamelyik hor</w:t>
      </w:r>
      <w:r w:rsidR="00422B0C" w:rsidRPr="00217BBC">
        <w:rPr>
          <w:lang w:val="hu-HU"/>
        </w:rPr>
        <w:t>izontális nyilat attól függően, hogy milyen irányba szeretnénk fordítani a szimulátort.</w:t>
      </w:r>
    </w:p>
    <w:p w14:paraId="339DE42A" w14:textId="77777777" w:rsidR="00422B0C" w:rsidRPr="00217BBC" w:rsidRDefault="00422B0C" w:rsidP="00B15C86">
      <w:pPr>
        <w:jc w:val="both"/>
        <w:rPr>
          <w:lang w:val="hu-HU"/>
        </w:rPr>
      </w:pPr>
    </w:p>
    <w:p w14:paraId="1A2F0C50" w14:textId="697BE753" w:rsidR="00422B0C" w:rsidRPr="00217BBC" w:rsidRDefault="00422B0C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A </w:t>
      </w:r>
      <w:ins w:id="14" w:author="Imre Kelényi" w:date="2015-03-25T17:06:00Z">
        <w:r w:rsidR="00476127">
          <w:rPr>
            <w:lang w:val="hu-HU"/>
          </w:rPr>
          <w:t>T</w:t>
        </w:r>
      </w:ins>
      <w:del w:id="15" w:author="Imre Kelényi" w:date="2015-03-25T17:06:00Z">
        <w:r w:rsidRPr="00217BBC" w:rsidDel="00476127">
          <w:rPr>
            <w:lang w:val="hu-HU"/>
          </w:rPr>
          <w:delText>t</w:delText>
        </w:r>
      </w:del>
      <w:r w:rsidRPr="00217BBC">
        <w:rPr>
          <w:lang w:val="hu-HU"/>
        </w:rPr>
        <w:t>ext</w:t>
      </w:r>
      <w:ins w:id="16" w:author="Imre Kelényi" w:date="2015-03-25T17:06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 xml:space="preserve">Field sajnos nem maradt középen </w:t>
      </w:r>
      <w:del w:id="17" w:author="Imre Kelényi" w:date="2015-03-25T13:28:00Z">
        <w:r w:rsidRPr="00217BBC" w:rsidDel="00217BBC">
          <w:rPr>
            <w:lang w:val="hu-HU"/>
          </w:rPr>
          <w:delText xml:space="preserve">landscape </w:delText>
        </w:r>
      </w:del>
      <w:ins w:id="18" w:author="Imre Kelényi" w:date="2015-03-25T13:28:00Z">
        <w:r w:rsidR="00217BBC">
          <w:rPr>
            <w:lang w:val="hu-HU"/>
          </w:rPr>
          <w:t>fekvő</w:t>
        </w:r>
        <w:r w:rsidR="00217BBC" w:rsidRPr="00217BBC">
          <w:rPr>
            <w:lang w:val="hu-HU"/>
          </w:rPr>
          <w:t xml:space="preserve"> </w:t>
        </w:r>
      </w:ins>
      <w:commentRangeStart w:id="19"/>
      <w:r w:rsidRPr="00217BBC">
        <w:rPr>
          <w:lang w:val="hu-HU"/>
        </w:rPr>
        <w:t>módban</w:t>
      </w:r>
      <w:commentRangeEnd w:id="19"/>
      <w:r w:rsidRPr="00217BBC">
        <w:rPr>
          <w:rStyle w:val="CommentReference"/>
          <w:lang w:val="hu-HU"/>
        </w:rPr>
        <w:commentReference w:id="19"/>
      </w:r>
      <w:r w:rsidRPr="00217BBC">
        <w:rPr>
          <w:lang w:val="hu-HU"/>
        </w:rPr>
        <w:t xml:space="preserve">. </w:t>
      </w:r>
      <w:r w:rsidR="00F75C33" w:rsidRPr="00217BBC">
        <w:rPr>
          <w:lang w:val="hu-HU"/>
        </w:rPr>
        <w:t>Ha szeretnénk, hogy középen maradjon, akkor ehhez szükség van kényszerekre.</w:t>
      </w:r>
    </w:p>
    <w:p w14:paraId="33AF38C8" w14:textId="77777777" w:rsidR="00F75C33" w:rsidRPr="00217BBC" w:rsidRDefault="00F75C33" w:rsidP="00B15C86">
      <w:pPr>
        <w:jc w:val="both"/>
        <w:rPr>
          <w:lang w:val="hu-HU"/>
        </w:rPr>
      </w:pPr>
    </w:p>
    <w:p w14:paraId="0969D97E" w14:textId="6BCA0FB9" w:rsidR="00F75C33" w:rsidRPr="00217BBC" w:rsidRDefault="00F75C33" w:rsidP="00B15C86">
      <w:pPr>
        <w:jc w:val="both"/>
        <w:rPr>
          <w:lang w:val="hu-HU"/>
        </w:rPr>
      </w:pPr>
      <w:r w:rsidRPr="00217BBC">
        <w:rPr>
          <w:lang w:val="hu-HU"/>
        </w:rPr>
        <w:t>Ahhoz, hogy horizontálisan középen maradjon</w:t>
      </w:r>
      <w:r w:rsidR="00BF681C" w:rsidRPr="00217BBC">
        <w:rPr>
          <w:lang w:val="hu-HU"/>
        </w:rPr>
        <w:t xml:space="preserve"> adjunk hozzá egy kényszert, ami ezt </w:t>
      </w:r>
      <w:commentRangeStart w:id="20"/>
      <w:r w:rsidR="00BF681C" w:rsidRPr="00217BBC">
        <w:rPr>
          <w:lang w:val="hu-HU"/>
        </w:rPr>
        <w:t>biztosítja</w:t>
      </w:r>
      <w:commentRangeEnd w:id="20"/>
      <w:r w:rsidR="00BF681C" w:rsidRPr="00217BBC">
        <w:rPr>
          <w:rStyle w:val="CommentReference"/>
          <w:lang w:val="hu-HU"/>
        </w:rPr>
        <w:commentReference w:id="20"/>
      </w:r>
      <w:r w:rsidR="00BF681C" w:rsidRPr="00217BBC">
        <w:rPr>
          <w:lang w:val="hu-HU"/>
        </w:rPr>
        <w:t xml:space="preserve">. Ehhez </w:t>
      </w:r>
      <w:r w:rsidRPr="00217BBC">
        <w:rPr>
          <w:lang w:val="hu-HU"/>
        </w:rPr>
        <w:t>jelöljük ki és az Align menüből válasszuk ki a Horizontal Center In Container-t:</w:t>
      </w:r>
    </w:p>
    <w:p w14:paraId="0E0A9065" w14:textId="77777777" w:rsidR="00F75C33" w:rsidRPr="00217BBC" w:rsidRDefault="00F75C33" w:rsidP="00B15C86">
      <w:pPr>
        <w:jc w:val="both"/>
        <w:rPr>
          <w:lang w:val="hu-HU"/>
        </w:rPr>
      </w:pPr>
    </w:p>
    <w:p w14:paraId="5838D52C" w14:textId="59E4DEE2" w:rsidR="00F75C33" w:rsidRPr="00217BBC" w:rsidRDefault="00F75C33" w:rsidP="00B15C86">
      <w:pPr>
        <w:jc w:val="both"/>
        <w:rPr>
          <w:lang w:val="hu-HU"/>
        </w:rPr>
      </w:pPr>
      <w:del w:id="21" w:author="Tibor Kantor" w:date="2015-10-28T17:29:00Z">
        <w:r w:rsidRPr="00217BBC" w:rsidDel="002718A8">
          <w:rPr>
            <w:noProof/>
          </w:rPr>
          <w:drawing>
            <wp:inline distT="0" distB="0" distL="0" distR="0" wp14:anchorId="32C787BC" wp14:editId="3C476309">
              <wp:extent cx="1828800" cy="1845681"/>
              <wp:effectExtent l="0" t="0" r="0" b="889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03-22 at 21.37.03.png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28800" cy="18456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702FD35" w14:textId="70BB5CA9" w:rsidR="00BF681C" w:rsidRDefault="002718A8" w:rsidP="00B15C86">
      <w:pPr>
        <w:jc w:val="both"/>
        <w:rPr>
          <w:ins w:id="22" w:author="Tibor Kantor" w:date="2015-10-28T17:30:00Z"/>
          <w:lang w:val="hu-HU"/>
        </w:rPr>
      </w:pPr>
      <w:ins w:id="23" w:author="Tibor Kantor" w:date="2015-10-28T17:29:00Z">
        <w:r>
          <w:rPr>
            <w:noProof/>
          </w:rPr>
          <w:lastRenderedPageBreak/>
          <w:drawing>
            <wp:inline distT="0" distB="0" distL="0" distR="0" wp14:anchorId="5EDEA718" wp14:editId="451F6A95">
              <wp:extent cx="1828800" cy="1940888"/>
              <wp:effectExtent l="0" t="0" r="0" b="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10-28 at 17.29.32.pn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29267" cy="19413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25C548" w14:textId="77777777" w:rsidR="002718A8" w:rsidRDefault="002718A8" w:rsidP="00B15C86">
      <w:pPr>
        <w:jc w:val="both"/>
        <w:rPr>
          <w:ins w:id="24" w:author="Tibor Kantor" w:date="2015-10-28T17:30:00Z"/>
          <w:lang w:val="hu-HU"/>
        </w:rPr>
      </w:pPr>
    </w:p>
    <w:p w14:paraId="6148B0DE" w14:textId="3CB60D37" w:rsidR="002718A8" w:rsidRDefault="002718A8" w:rsidP="00B15C86">
      <w:pPr>
        <w:jc w:val="both"/>
        <w:rPr>
          <w:ins w:id="25" w:author="Tibor Kantor" w:date="2015-10-28T17:30:00Z"/>
          <w:lang w:val="hu-HU"/>
        </w:rPr>
      </w:pPr>
      <w:ins w:id="26" w:author="Tibor Kantor" w:date="2015-10-28T17:30:00Z">
        <w:r>
          <w:rPr>
            <w:lang w:val="hu-HU"/>
          </w:rPr>
          <w:t>Kattintsunk az Add 1 Constaint-ra!</w:t>
        </w:r>
      </w:ins>
    </w:p>
    <w:p w14:paraId="570E2DE0" w14:textId="77777777" w:rsidR="002718A8" w:rsidRPr="00217BBC" w:rsidRDefault="002718A8" w:rsidP="00B15C86">
      <w:pPr>
        <w:jc w:val="both"/>
        <w:rPr>
          <w:lang w:val="hu-HU"/>
        </w:rPr>
      </w:pPr>
    </w:p>
    <w:p w14:paraId="08B8A5B6" w14:textId="463C207A" w:rsidR="00BF681C" w:rsidRPr="00217BBC" w:rsidRDefault="00BF681C" w:rsidP="00B15C86">
      <w:pPr>
        <w:jc w:val="both"/>
        <w:rPr>
          <w:lang w:val="hu-HU"/>
        </w:rPr>
      </w:pPr>
      <w:r w:rsidRPr="00217BBC">
        <w:rPr>
          <w:lang w:val="hu-HU"/>
        </w:rPr>
        <w:t>Ekkor megváltozik a nézetvezérlő képe</w:t>
      </w:r>
      <w:ins w:id="27" w:author="Tibor Kantor" w:date="2015-10-28T17:30:00Z">
        <w:r w:rsidR="002718A8">
          <w:rPr>
            <w:lang w:val="hu-HU"/>
          </w:rPr>
          <w:t xml:space="preserve"> piros vonalak jelennek meg.</w:t>
        </w:r>
      </w:ins>
      <w:del w:id="28" w:author="Tibor Kantor" w:date="2015-10-28T17:30:00Z">
        <w:r w:rsidRPr="00217BBC" w:rsidDel="002718A8">
          <w:rPr>
            <w:lang w:val="hu-HU"/>
          </w:rPr>
          <w:delText>, különféle piros és narancssárga vonalak jelentek meg.</w:delText>
        </w:r>
      </w:del>
    </w:p>
    <w:p w14:paraId="2EB9E739" w14:textId="77777777" w:rsidR="00BF681C" w:rsidRPr="00217BBC" w:rsidRDefault="00BF681C" w:rsidP="00B15C86">
      <w:pPr>
        <w:jc w:val="both"/>
        <w:rPr>
          <w:lang w:val="hu-HU"/>
        </w:rPr>
      </w:pPr>
    </w:p>
    <w:p w14:paraId="65F37771" w14:textId="470D168D" w:rsidR="00BF681C" w:rsidRPr="00217BBC" w:rsidRDefault="00BF681C" w:rsidP="00B15C86">
      <w:pPr>
        <w:jc w:val="both"/>
        <w:rPr>
          <w:lang w:val="hu-HU"/>
        </w:rPr>
      </w:pPr>
      <w:del w:id="29" w:author="Tibor Kantor" w:date="2015-10-28T17:31:00Z">
        <w:r w:rsidRPr="00217BBC" w:rsidDel="002718A8">
          <w:rPr>
            <w:noProof/>
          </w:rPr>
          <w:drawing>
            <wp:inline distT="0" distB="0" distL="0" distR="0" wp14:anchorId="28E8AA24" wp14:editId="7BF03FD3">
              <wp:extent cx="2696699" cy="1212215"/>
              <wp:effectExtent l="0" t="0" r="0" b="6985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03-22 at 21.39.03.png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96699" cy="12122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0" w:author="Tibor Kantor" w:date="2015-10-28T17:31:00Z">
        <w:r w:rsidR="002718A8">
          <w:rPr>
            <w:noProof/>
          </w:rPr>
          <w:drawing>
            <wp:inline distT="0" distB="0" distL="0" distR="0" wp14:anchorId="5C26EB80" wp14:editId="11946E28">
              <wp:extent cx="2360918" cy="744129"/>
              <wp:effectExtent l="0" t="0" r="1905" b="0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10-28 at 17.31.10.pn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2415" cy="7446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5A486A" w14:textId="77777777" w:rsidR="00BF681C" w:rsidRPr="00217BBC" w:rsidRDefault="00BF681C" w:rsidP="00B15C86">
      <w:pPr>
        <w:jc w:val="both"/>
        <w:rPr>
          <w:lang w:val="hu-HU"/>
        </w:rPr>
      </w:pPr>
    </w:p>
    <w:p w14:paraId="4C98D669" w14:textId="1FB3D2E8" w:rsidR="00BF681C" w:rsidRPr="00217BBC" w:rsidDel="002718A8" w:rsidRDefault="002718A8" w:rsidP="00B15C86">
      <w:pPr>
        <w:jc w:val="both"/>
        <w:rPr>
          <w:del w:id="31" w:author="Tibor Kantor" w:date="2015-10-28T17:31:00Z"/>
          <w:lang w:val="hu-HU"/>
        </w:rPr>
      </w:pPr>
      <w:ins w:id="32" w:author="Tibor Kantor" w:date="2015-10-28T17:31:00Z">
        <w:r>
          <w:rPr>
            <w:lang w:val="hu-HU"/>
          </w:rPr>
          <w:t xml:space="preserve">Piros vonallakkal jelezve a kényszer hiányzt. </w:t>
        </w:r>
      </w:ins>
      <w:del w:id="33" w:author="Tibor Kantor" w:date="2015-10-28T17:31:00Z">
        <w:r w:rsidR="00500100" w:rsidRPr="00217BBC" w:rsidDel="002718A8">
          <w:rPr>
            <w:lang w:val="hu-HU"/>
          </w:rPr>
          <w:delText>Futási időben, a piros szag</w:delText>
        </w:r>
      </w:del>
      <w:ins w:id="34" w:author="Imre Kelényi" w:date="2015-03-25T17:07:00Z">
        <w:del w:id="35" w:author="Tibor Kantor" w:date="2015-10-28T17:31:00Z">
          <w:r w:rsidR="00476127" w:rsidDel="002718A8">
            <w:rPr>
              <w:lang w:val="hu-HU"/>
            </w:rPr>
            <w:delText>g</w:delText>
          </w:r>
        </w:del>
      </w:ins>
      <w:del w:id="36" w:author="Tibor Kantor" w:date="2015-10-28T17:31:00Z">
        <w:r w:rsidR="00500100" w:rsidRPr="00217BBC" w:rsidDel="002718A8">
          <w:rPr>
            <w:lang w:val="hu-HU"/>
          </w:rPr>
          <w:delText xml:space="preserve">atott vonallal jelzett területre fog kerülni a TextField. </w:delText>
        </w:r>
      </w:del>
    </w:p>
    <w:p w14:paraId="2BF3D205" w14:textId="0C920DBD" w:rsidR="00106F04" w:rsidRPr="00217BBC" w:rsidRDefault="00500100" w:rsidP="00B15C86">
      <w:pPr>
        <w:jc w:val="both"/>
        <w:rPr>
          <w:lang w:val="hu-HU"/>
        </w:rPr>
      </w:pPr>
      <w:r w:rsidRPr="00217BBC">
        <w:rPr>
          <w:lang w:val="hu-HU"/>
        </w:rPr>
        <w:t>Ennek az</w:t>
      </w:r>
      <w:r w:rsidR="005F1257" w:rsidRPr="00217BBC">
        <w:rPr>
          <w:lang w:val="hu-HU"/>
        </w:rPr>
        <w:t>,</w:t>
      </w:r>
      <w:r w:rsidRPr="00217BBC">
        <w:rPr>
          <w:lang w:val="hu-HU"/>
        </w:rPr>
        <w:t xml:space="preserve"> az oka, hogy amíg nem adtunk hozzá kényszer</w:t>
      </w:r>
      <w:r w:rsidR="005F1257" w:rsidRPr="00217BBC">
        <w:rPr>
          <w:lang w:val="hu-HU"/>
        </w:rPr>
        <w:t>t,</w:t>
      </w:r>
      <w:r w:rsidRPr="00217BBC">
        <w:rPr>
          <w:lang w:val="hu-HU"/>
        </w:rPr>
        <w:t xml:space="preserve"> a rendszer fordítási időben legenerálja az abszolút pozíció és méret kényszereket. Viszont azzal, hogy már egy kényszert hozzáadtunk manuálisan a rendszer nem tudja, hogy milyen egyéb kényszereket generáljon </w:t>
      </w:r>
      <w:commentRangeStart w:id="37"/>
      <w:r w:rsidRPr="00217BBC">
        <w:rPr>
          <w:lang w:val="hu-HU"/>
        </w:rPr>
        <w:t>magától</w:t>
      </w:r>
      <w:commentRangeEnd w:id="37"/>
      <w:r w:rsidR="00106F04" w:rsidRPr="00217BBC">
        <w:rPr>
          <w:rStyle w:val="CommentReference"/>
          <w:lang w:val="hu-HU"/>
        </w:rPr>
        <w:commentReference w:id="37"/>
      </w:r>
      <w:r w:rsidRPr="00217BBC">
        <w:rPr>
          <w:lang w:val="hu-HU"/>
        </w:rPr>
        <w:t>.</w:t>
      </w:r>
      <w:r w:rsidR="00106F04" w:rsidRPr="00217BBC">
        <w:rPr>
          <w:lang w:val="hu-HU"/>
        </w:rPr>
        <w:t xml:space="preserve"> Ahogy ezt a </w:t>
      </w:r>
      <w:ins w:id="38" w:author="Imre Kelényi" w:date="2015-03-25T17:07:00Z">
        <w:r w:rsidR="00476127">
          <w:rPr>
            <w:lang w:val="hu-HU"/>
          </w:rPr>
          <w:t>D</w:t>
        </w:r>
      </w:ins>
      <w:del w:id="39" w:author="Imre Kelényi" w:date="2015-03-25T17:07:00Z">
        <w:r w:rsidR="00106F04" w:rsidRPr="00217BBC" w:rsidDel="00476127">
          <w:rPr>
            <w:lang w:val="hu-HU"/>
          </w:rPr>
          <w:delText>d</w:delText>
        </w:r>
      </w:del>
      <w:r w:rsidR="00106F04" w:rsidRPr="00217BBC">
        <w:rPr>
          <w:lang w:val="hu-HU"/>
        </w:rPr>
        <w:t xml:space="preserve">ocument </w:t>
      </w:r>
      <w:ins w:id="40" w:author="Imre Kelényi" w:date="2015-03-25T17:07:00Z">
        <w:r w:rsidR="00476127">
          <w:rPr>
            <w:lang w:val="hu-HU"/>
          </w:rPr>
          <w:t>O</w:t>
        </w:r>
      </w:ins>
      <w:del w:id="41" w:author="Imre Kelényi" w:date="2015-03-25T17:07:00Z">
        <w:r w:rsidR="00106F04" w:rsidRPr="00217BBC" w:rsidDel="00476127">
          <w:rPr>
            <w:lang w:val="hu-HU"/>
          </w:rPr>
          <w:delText>o</w:delText>
        </w:r>
      </w:del>
      <w:r w:rsidR="00106F04" w:rsidRPr="00217BBC">
        <w:rPr>
          <w:lang w:val="hu-HU"/>
        </w:rPr>
        <w:t>utline is pontosan mutatja</w:t>
      </w:r>
      <w:del w:id="42" w:author="Tibor Kantor" w:date="2015-10-28T17:31:00Z">
        <w:r w:rsidR="00106F04" w:rsidRPr="00217BBC" w:rsidDel="002718A8">
          <w:rPr>
            <w:lang w:val="hu-HU"/>
          </w:rPr>
          <w:delText>:</w:delText>
        </w:r>
      </w:del>
    </w:p>
    <w:p w14:paraId="43CCDB30" w14:textId="77777777" w:rsidR="00106F04" w:rsidRPr="00217BBC" w:rsidRDefault="00106F04" w:rsidP="00B15C86">
      <w:pPr>
        <w:jc w:val="both"/>
        <w:rPr>
          <w:lang w:val="hu-HU"/>
        </w:rPr>
      </w:pPr>
    </w:p>
    <w:p w14:paraId="08DD0521" w14:textId="655CDFA0" w:rsidR="00106F04" w:rsidRPr="00217BBC" w:rsidRDefault="00106F04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36FBE880" wp14:editId="2503CD9E">
            <wp:extent cx="1943100" cy="29990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2 at 22.01.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83F4" w14:textId="77777777" w:rsidR="00106F04" w:rsidRPr="00217BBC" w:rsidRDefault="00106F04" w:rsidP="00B15C86">
      <w:pPr>
        <w:jc w:val="both"/>
        <w:rPr>
          <w:lang w:val="hu-HU"/>
        </w:rPr>
      </w:pPr>
    </w:p>
    <w:p w14:paraId="08468F1D" w14:textId="6FC58DC7" w:rsidR="00106F04" w:rsidRPr="00217BBC" w:rsidRDefault="00106F04" w:rsidP="00B15C86">
      <w:pPr>
        <w:jc w:val="both"/>
        <w:rPr>
          <w:lang w:val="hu-HU"/>
        </w:rPr>
      </w:pPr>
      <w:r w:rsidRPr="00217BBC">
        <w:rPr>
          <w:lang w:val="hu-HU"/>
        </w:rPr>
        <w:t>Kattintsunk a piros nyílra:</w:t>
      </w:r>
    </w:p>
    <w:p w14:paraId="1DF3F47A" w14:textId="2EAB5394" w:rsidR="00106F04" w:rsidRPr="00217BBC" w:rsidRDefault="002718A8" w:rsidP="00B15C86">
      <w:pPr>
        <w:jc w:val="both"/>
        <w:rPr>
          <w:lang w:val="hu-HU"/>
        </w:rPr>
      </w:pPr>
      <w:ins w:id="43" w:author="Tibor Kantor" w:date="2015-10-28T17:33:00Z">
        <w:r>
          <w:rPr>
            <w:noProof/>
          </w:rPr>
          <w:drawing>
            <wp:inline distT="0" distB="0" distL="0" distR="0" wp14:anchorId="7DB22E9A" wp14:editId="5BF6343A">
              <wp:extent cx="4724400" cy="774700"/>
              <wp:effectExtent l="0" t="0" r="0" b="12700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10-28 at 17.32.55.png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24400" cy="774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F6AA23" w14:textId="50AEC175" w:rsidR="00106F04" w:rsidRPr="00217BBC" w:rsidRDefault="00106F04" w:rsidP="00B15C86">
      <w:pPr>
        <w:jc w:val="both"/>
        <w:rPr>
          <w:lang w:val="hu-HU"/>
        </w:rPr>
      </w:pPr>
      <w:del w:id="44" w:author="Tibor Kantor" w:date="2015-10-28T17:33:00Z">
        <w:r w:rsidRPr="00217BBC" w:rsidDel="002718A8">
          <w:rPr>
            <w:noProof/>
          </w:rPr>
          <w:drawing>
            <wp:inline distT="0" distB="0" distL="0" distR="0" wp14:anchorId="257AE379" wp14:editId="5B4081AA">
              <wp:extent cx="1967569" cy="1267248"/>
              <wp:effectExtent l="0" t="0" r="0" b="3175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03-22 at 22.03.22.pn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67569" cy="12672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17B33B9" w14:textId="1D396F8D" w:rsidR="00106F04" w:rsidRPr="00217BBC" w:rsidRDefault="00106F04" w:rsidP="00B15C86">
      <w:pPr>
        <w:jc w:val="both"/>
        <w:rPr>
          <w:lang w:val="hu-HU"/>
        </w:rPr>
      </w:pPr>
      <w:r w:rsidRPr="00217BBC">
        <w:rPr>
          <w:lang w:val="hu-HU"/>
        </w:rPr>
        <w:t>A hiba, hogy függőlegesen nem tudja meghatározni a pozícióját, ehhez a Pin menüből állítsunk be a szülő nézet tetejétől mért távolságát:</w:t>
      </w:r>
    </w:p>
    <w:p w14:paraId="318D8523" w14:textId="77777777" w:rsidR="00106F04" w:rsidRPr="00217BBC" w:rsidRDefault="00106F04" w:rsidP="00B15C86">
      <w:pPr>
        <w:jc w:val="both"/>
        <w:rPr>
          <w:lang w:val="hu-HU"/>
        </w:rPr>
      </w:pPr>
    </w:p>
    <w:p w14:paraId="2D2341F6" w14:textId="18DEB079" w:rsidR="00500100" w:rsidRPr="00217BBC" w:rsidRDefault="00106F04" w:rsidP="00B15C86">
      <w:pPr>
        <w:jc w:val="both"/>
        <w:rPr>
          <w:lang w:val="hu-HU"/>
        </w:rPr>
      </w:pPr>
      <w:del w:id="45" w:author="Tibor Kantor" w:date="2015-10-28T17:34:00Z">
        <w:r w:rsidRPr="00217BBC" w:rsidDel="002718A8">
          <w:rPr>
            <w:noProof/>
          </w:rPr>
          <w:lastRenderedPageBreak/>
          <w:drawing>
            <wp:inline distT="0" distB="0" distL="0" distR="0" wp14:anchorId="72A64B98" wp14:editId="7AC451C7">
              <wp:extent cx="1957971" cy="3007148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03-22 at 22.05.29.png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58485" cy="30079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6" w:author="Tibor Kantor" w:date="2015-10-28T17:35:00Z">
        <w:r w:rsidR="002718A8">
          <w:rPr>
            <w:noProof/>
          </w:rPr>
          <w:drawing>
            <wp:inline distT="0" distB="0" distL="0" distR="0" wp14:anchorId="3224BFF7" wp14:editId="61335202">
              <wp:extent cx="3683000" cy="5270500"/>
              <wp:effectExtent l="0" t="0" r="0" b="12700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10-28 at 17.34.08.png"/>
                      <pic:cNvPicPr/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83000" cy="5270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62D763" w14:textId="77777777" w:rsidR="005F1257" w:rsidRPr="00217BBC" w:rsidRDefault="005F1257" w:rsidP="00B15C86">
      <w:pPr>
        <w:jc w:val="both"/>
        <w:rPr>
          <w:lang w:val="hu-HU"/>
        </w:rPr>
      </w:pPr>
    </w:p>
    <w:p w14:paraId="47EDA3D7" w14:textId="082FAB47" w:rsidR="005F1257" w:rsidRPr="00217BBC" w:rsidRDefault="005F1257" w:rsidP="00B15C86">
      <w:pPr>
        <w:jc w:val="both"/>
        <w:rPr>
          <w:lang w:val="hu-HU"/>
        </w:rPr>
      </w:pPr>
      <w:r w:rsidRPr="00217BBC">
        <w:rPr>
          <w:lang w:val="hu-HU"/>
        </w:rPr>
        <w:t>Továbbra is figyelmeztetést kapunk:</w:t>
      </w:r>
    </w:p>
    <w:p w14:paraId="3C6B8E0C" w14:textId="77777777" w:rsidR="00AB028A" w:rsidRPr="00217BBC" w:rsidRDefault="00AB028A" w:rsidP="00B15C86">
      <w:pPr>
        <w:jc w:val="both"/>
        <w:rPr>
          <w:lang w:val="hu-HU"/>
        </w:rPr>
      </w:pPr>
    </w:p>
    <w:p w14:paraId="22C20467" w14:textId="1E4499F0" w:rsidR="005F1257" w:rsidRPr="00217BBC" w:rsidRDefault="005F1257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48D24D3A" wp14:editId="158FF447">
            <wp:extent cx="2180852" cy="64142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0.01.4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852" cy="6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3854" w14:textId="77777777" w:rsidR="00500100" w:rsidRPr="00217BBC" w:rsidRDefault="00500100" w:rsidP="00B15C86">
      <w:pPr>
        <w:jc w:val="both"/>
        <w:rPr>
          <w:lang w:val="hu-HU"/>
        </w:rPr>
      </w:pPr>
    </w:p>
    <w:p w14:paraId="4E9B0B74" w14:textId="3BBF8FEE" w:rsidR="005F1257" w:rsidRPr="00217BBC" w:rsidRDefault="005F1257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A hiba, hogy nem adtunk meg kényszereket a szövegdoboz méretére </w:t>
      </w:r>
      <w:commentRangeStart w:id="47"/>
      <w:r w:rsidRPr="00217BBC">
        <w:rPr>
          <w:lang w:val="hu-HU"/>
        </w:rPr>
        <w:t>vonatkozóan</w:t>
      </w:r>
      <w:commentRangeEnd w:id="47"/>
      <w:r w:rsidRPr="00217BBC">
        <w:rPr>
          <w:rStyle w:val="CommentReference"/>
          <w:lang w:val="hu-HU"/>
        </w:rPr>
        <w:commentReference w:id="47"/>
      </w:r>
      <w:r w:rsidRPr="00217BBC">
        <w:rPr>
          <w:lang w:val="hu-HU"/>
        </w:rPr>
        <w:t xml:space="preserve">. </w:t>
      </w:r>
    </w:p>
    <w:p w14:paraId="5EF8BB8B" w14:textId="77777777" w:rsidR="002159CB" w:rsidRPr="00217BBC" w:rsidRDefault="002159CB" w:rsidP="00B15C86">
      <w:pPr>
        <w:jc w:val="both"/>
        <w:rPr>
          <w:lang w:val="hu-HU"/>
        </w:rPr>
      </w:pPr>
    </w:p>
    <w:p w14:paraId="645E0828" w14:textId="52090EBF" w:rsidR="00EF7DA5" w:rsidRPr="00217BBC" w:rsidRDefault="00EF7DA5" w:rsidP="00B15C86">
      <w:pPr>
        <w:jc w:val="both"/>
        <w:rPr>
          <w:lang w:val="hu-HU"/>
        </w:rPr>
      </w:pPr>
      <w:r w:rsidRPr="00217BBC">
        <w:rPr>
          <w:lang w:val="hu-HU"/>
        </w:rPr>
        <w:t>Rögzítsük a méretét a Pin menü segítségével:</w:t>
      </w:r>
    </w:p>
    <w:p w14:paraId="5ED0C494" w14:textId="77777777" w:rsidR="00EF7DA5" w:rsidRPr="00217BBC" w:rsidRDefault="00EF7DA5" w:rsidP="00B15C86">
      <w:pPr>
        <w:jc w:val="both"/>
        <w:rPr>
          <w:lang w:val="hu-HU"/>
        </w:rPr>
      </w:pPr>
    </w:p>
    <w:p w14:paraId="585BBA5B" w14:textId="1A24DC66" w:rsidR="00EF7DA5" w:rsidRPr="00217BBC" w:rsidRDefault="00EF7DA5" w:rsidP="00B15C86">
      <w:pPr>
        <w:jc w:val="both"/>
        <w:rPr>
          <w:lang w:val="hu-HU"/>
        </w:rPr>
      </w:pPr>
      <w:r w:rsidRPr="00217BBC">
        <w:rPr>
          <w:noProof/>
        </w:rPr>
        <w:lastRenderedPageBreak/>
        <w:drawing>
          <wp:inline distT="0" distB="0" distL="0" distR="0" wp14:anchorId="13280681" wp14:editId="1E0271B4">
            <wp:extent cx="1940964" cy="1715106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0.08.3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64" cy="17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19EF" w14:textId="77777777" w:rsidR="00EF7DA5" w:rsidRPr="00217BBC" w:rsidRDefault="00EF7DA5" w:rsidP="00B15C86">
      <w:pPr>
        <w:jc w:val="both"/>
        <w:rPr>
          <w:lang w:val="hu-HU"/>
        </w:rPr>
      </w:pPr>
    </w:p>
    <w:p w14:paraId="251218FF" w14:textId="5A25CF05" w:rsidR="00C94805" w:rsidRPr="00217BBC" w:rsidRDefault="00EF7DA5" w:rsidP="00B15C86">
      <w:pPr>
        <w:jc w:val="both"/>
        <w:rPr>
          <w:lang w:val="hu-HU"/>
        </w:rPr>
      </w:pPr>
      <w:r w:rsidRPr="00217BBC">
        <w:rPr>
          <w:lang w:val="hu-HU"/>
        </w:rPr>
        <w:t>Fut</w:t>
      </w:r>
      <w:ins w:id="48" w:author="Imre Kelényi" w:date="2015-03-25T17:07:00Z">
        <w:r w:rsidR="00476127">
          <w:rPr>
            <w:lang w:val="hu-HU"/>
          </w:rPr>
          <w:t>t</w:t>
        </w:r>
      </w:ins>
      <w:r w:rsidRPr="00217BBC">
        <w:rPr>
          <w:lang w:val="hu-HU"/>
        </w:rPr>
        <w:t>assuk az alkalmazást és forgassuk is el a szimulátort!</w:t>
      </w:r>
      <w:r w:rsidR="00C94805" w:rsidRPr="00217BBC">
        <w:rPr>
          <w:lang w:val="hu-HU"/>
        </w:rPr>
        <w:t xml:space="preserve"> </w:t>
      </w:r>
    </w:p>
    <w:p w14:paraId="0D4FAD7E" w14:textId="7E9C42ED" w:rsidR="00C94805" w:rsidRPr="00217BBC" w:rsidRDefault="00C94805" w:rsidP="00B15C86">
      <w:pPr>
        <w:jc w:val="both"/>
        <w:rPr>
          <w:lang w:val="hu-HU"/>
        </w:rPr>
      </w:pPr>
    </w:p>
    <w:p w14:paraId="389DD4CE" w14:textId="24E485B6" w:rsidR="00835F36" w:rsidRPr="00217BBC" w:rsidRDefault="00C94805" w:rsidP="00B15C86">
      <w:pPr>
        <w:jc w:val="both"/>
        <w:rPr>
          <w:lang w:val="hu-HU"/>
        </w:rPr>
      </w:pPr>
      <w:r w:rsidRPr="00217BBC">
        <w:rPr>
          <w:lang w:val="hu-HU"/>
        </w:rPr>
        <w:t>Állítsuk be a textfield tulajdonságainál p</w:t>
      </w:r>
      <w:r w:rsidR="0035641F" w:rsidRPr="00217BBC">
        <w:rPr>
          <w:lang w:val="hu-HU"/>
        </w:rPr>
        <w:t xml:space="preserve">laceholdernek a </w:t>
      </w:r>
      <w:r w:rsidR="00AE10B8" w:rsidRPr="00217BBC">
        <w:rPr>
          <w:lang w:val="hu-HU"/>
        </w:rPr>
        <w:t>login</w:t>
      </w:r>
      <w:r w:rsidR="00835F36" w:rsidRPr="00217BBC">
        <w:rPr>
          <w:lang w:val="hu-HU"/>
        </w:rPr>
        <w:t xml:space="preserve"> feliratot, majd tegyük lejjebb. Jelöljük ki, majd módosítsuk a </w:t>
      </w:r>
      <w:ins w:id="49" w:author="Imre Kelényi" w:date="2015-03-25T17:07:00Z">
        <w:r w:rsidR="00476127">
          <w:rPr>
            <w:lang w:val="hu-HU"/>
          </w:rPr>
          <w:t>T</w:t>
        </w:r>
      </w:ins>
      <w:del w:id="50" w:author="Imre Kelényi" w:date="2015-03-25T17:07:00Z">
        <w:r w:rsidR="00835F36" w:rsidRPr="00217BBC" w:rsidDel="00476127">
          <w:rPr>
            <w:lang w:val="hu-HU"/>
          </w:rPr>
          <w:delText>t</w:delText>
        </w:r>
      </w:del>
      <w:r w:rsidR="00835F36" w:rsidRPr="00217BBC">
        <w:rPr>
          <w:lang w:val="hu-HU"/>
        </w:rPr>
        <w:t xml:space="preserve">op </w:t>
      </w:r>
      <w:ins w:id="51" w:author="Imre Kelényi" w:date="2015-03-25T17:07:00Z">
        <w:r w:rsidR="00476127">
          <w:rPr>
            <w:lang w:val="hu-HU"/>
          </w:rPr>
          <w:t>L</w:t>
        </w:r>
      </w:ins>
      <w:del w:id="52" w:author="Imre Kelényi" w:date="2015-03-25T17:07:00Z">
        <w:r w:rsidR="00835F36" w:rsidRPr="00217BBC" w:rsidDel="00476127">
          <w:rPr>
            <w:lang w:val="hu-HU"/>
          </w:rPr>
          <w:delText>l</w:delText>
        </w:r>
      </w:del>
      <w:r w:rsidR="00835F36" w:rsidRPr="00217BBC">
        <w:rPr>
          <w:lang w:val="hu-HU"/>
        </w:rPr>
        <w:t xml:space="preserve">ayout </w:t>
      </w:r>
      <w:ins w:id="53" w:author="Imre Kelényi" w:date="2015-03-25T17:07:00Z">
        <w:r w:rsidR="00476127">
          <w:rPr>
            <w:lang w:val="hu-HU"/>
          </w:rPr>
          <w:t>G</w:t>
        </w:r>
      </w:ins>
      <w:del w:id="54" w:author="Imre Kelényi" w:date="2015-03-25T17:07:00Z">
        <w:r w:rsidR="00835F36" w:rsidRPr="00217BBC" w:rsidDel="00476127">
          <w:rPr>
            <w:lang w:val="hu-HU"/>
          </w:rPr>
          <w:delText>g</w:delText>
        </w:r>
      </w:del>
      <w:r w:rsidR="00835F36" w:rsidRPr="00217BBC">
        <w:rPr>
          <w:lang w:val="hu-HU"/>
        </w:rPr>
        <w:t>uide-hoz rögzített kényszert a Size Inspector</w:t>
      </w:r>
      <w:r w:rsidR="00333F78" w:rsidRPr="00217BBC">
        <w:rPr>
          <w:lang w:val="hu-HU"/>
        </w:rPr>
        <w:t>ban, konstansnak állítsunk be 16</w:t>
      </w:r>
      <w:r w:rsidR="00835F36" w:rsidRPr="00217BBC">
        <w:rPr>
          <w:lang w:val="hu-HU"/>
        </w:rPr>
        <w:t>0-at!</w:t>
      </w:r>
    </w:p>
    <w:p w14:paraId="1D2F85DE" w14:textId="77777777" w:rsidR="00835F36" w:rsidRPr="00217BBC" w:rsidRDefault="00835F36" w:rsidP="00B15C86">
      <w:pPr>
        <w:jc w:val="both"/>
        <w:rPr>
          <w:lang w:val="hu-HU"/>
        </w:rPr>
      </w:pPr>
    </w:p>
    <w:p w14:paraId="4BC08A83" w14:textId="28659EE6" w:rsidR="00C94805" w:rsidRPr="00217BBC" w:rsidRDefault="00835F36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62DF3C38" wp14:editId="7F7A417A">
            <wp:extent cx="1865884" cy="2121986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0.32.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884" cy="21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BBC">
        <w:rPr>
          <w:lang w:val="hu-HU"/>
        </w:rPr>
        <w:t xml:space="preserve"> </w:t>
      </w:r>
      <w:r w:rsidR="00333F78" w:rsidRPr="00217BBC">
        <w:rPr>
          <w:lang w:val="hu-HU"/>
        </w:rPr>
        <w:t xml:space="preserve"> </w:t>
      </w:r>
      <w:r w:rsidR="00333F78" w:rsidRPr="00217BBC">
        <w:rPr>
          <w:noProof/>
        </w:rPr>
        <w:drawing>
          <wp:inline distT="0" distB="0" distL="0" distR="0" wp14:anchorId="5D8DA3E9" wp14:editId="6195EF37">
            <wp:extent cx="1609814" cy="113709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0.36.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14" cy="11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F5E9" w14:textId="77777777" w:rsidR="00333F78" w:rsidRPr="00217BBC" w:rsidRDefault="00333F78" w:rsidP="00B15C86">
      <w:pPr>
        <w:jc w:val="both"/>
        <w:rPr>
          <w:lang w:val="hu-HU"/>
        </w:rPr>
      </w:pPr>
    </w:p>
    <w:p w14:paraId="7CE6888A" w14:textId="6DEA4B6A" w:rsidR="00EF7DA5" w:rsidRPr="00217BBC" w:rsidRDefault="00333F78" w:rsidP="00B15C86">
      <w:pPr>
        <w:jc w:val="both"/>
        <w:rPr>
          <w:lang w:val="hu-HU"/>
        </w:rPr>
      </w:pPr>
      <w:r w:rsidRPr="00217BBC">
        <w:rPr>
          <w:lang w:val="hu-HU"/>
        </w:rPr>
        <w:t>Növeljük meg a TextField méretét egészen a szag</w:t>
      </w:r>
      <w:ins w:id="55" w:author="Imre Kelényi" w:date="2015-03-25T17:07:00Z">
        <w:r w:rsidR="00476127">
          <w:rPr>
            <w:lang w:val="hu-HU"/>
          </w:rPr>
          <w:t>g</w:t>
        </w:r>
      </w:ins>
      <w:r w:rsidRPr="00217BBC">
        <w:rPr>
          <w:lang w:val="hu-HU"/>
        </w:rPr>
        <w:t>atott vonalaki</w:t>
      </w:r>
      <w:del w:id="56" w:author="Imre Kelényi" w:date="2015-03-25T17:07:00Z">
        <w:r w:rsidRPr="00217BBC" w:rsidDel="00476127">
          <w:rPr>
            <w:lang w:val="hu-HU"/>
          </w:rPr>
          <w:delText>k</w:delText>
        </w:r>
      </w:del>
      <w:r w:rsidRPr="00217BBC">
        <w:rPr>
          <w:lang w:val="hu-HU"/>
        </w:rPr>
        <w:t>g mindkét irányba:</w:t>
      </w:r>
    </w:p>
    <w:p w14:paraId="0A1258D5" w14:textId="77777777" w:rsidR="00EF7DA5" w:rsidRPr="00217BBC" w:rsidRDefault="00EF7DA5" w:rsidP="00B15C86">
      <w:pPr>
        <w:jc w:val="both"/>
        <w:rPr>
          <w:lang w:val="hu-HU"/>
        </w:rPr>
      </w:pPr>
    </w:p>
    <w:p w14:paraId="06B104C2" w14:textId="1A63AD9E" w:rsidR="00333F78" w:rsidRPr="00217BBC" w:rsidRDefault="00333F78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7D083740" wp14:editId="359DA68D">
            <wp:extent cx="1826664" cy="3818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0.42.5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64" cy="3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33EE" w14:textId="77777777" w:rsidR="00333F78" w:rsidRPr="00217BBC" w:rsidRDefault="00333F78" w:rsidP="00B15C86">
      <w:pPr>
        <w:jc w:val="both"/>
        <w:rPr>
          <w:lang w:val="hu-HU"/>
        </w:rPr>
      </w:pPr>
    </w:p>
    <w:p w14:paraId="54D420F4" w14:textId="190BD3E6" w:rsidR="00333F78" w:rsidRPr="00217BBC" w:rsidRDefault="00333F78" w:rsidP="00B15C86">
      <w:pPr>
        <w:jc w:val="both"/>
        <w:rPr>
          <w:lang w:val="hu-HU"/>
        </w:rPr>
      </w:pPr>
      <w:r w:rsidRPr="00217BBC">
        <w:rPr>
          <w:lang w:val="hu-HU"/>
        </w:rPr>
        <w:t>Mivel explicit méret kényszerek vannak, így a narancs</w:t>
      </w:r>
      <w:del w:id="57" w:author="Imre Kelényi" w:date="2015-03-25T17:07:00Z">
        <w:r w:rsidRPr="00217BBC" w:rsidDel="00476127">
          <w:rPr>
            <w:lang w:val="hu-HU"/>
          </w:rPr>
          <w:delText>á</w:delText>
        </w:r>
      </w:del>
      <w:r w:rsidRPr="00217BBC">
        <w:rPr>
          <w:lang w:val="hu-HU"/>
        </w:rPr>
        <w:t>s</w:t>
      </w:r>
      <w:ins w:id="58" w:author="Imre Kelényi" w:date="2015-03-25T17:07:00Z">
        <w:r w:rsidR="00476127">
          <w:rPr>
            <w:lang w:val="hu-HU"/>
          </w:rPr>
          <w:t>á</w:t>
        </w:r>
      </w:ins>
      <w:r w:rsidRPr="00217BBC">
        <w:rPr>
          <w:lang w:val="hu-HU"/>
        </w:rPr>
        <w:t>rga vonalakkal azt jelzi a rendszer, hogy futási időben hová fog kerülni az elem.</w:t>
      </w:r>
      <w:r w:rsidR="00DA2823" w:rsidRPr="00217BBC">
        <w:rPr>
          <w:lang w:val="hu-HU"/>
        </w:rPr>
        <w:t xml:space="preserve"> </w:t>
      </w:r>
      <w:r w:rsidR="00D819E0" w:rsidRPr="00217BBC">
        <w:rPr>
          <w:lang w:val="hu-HU"/>
        </w:rPr>
        <w:t>Ahhoz, hogy</w:t>
      </w:r>
      <w:r w:rsidR="00DA2823" w:rsidRPr="00217BBC">
        <w:rPr>
          <w:lang w:val="hu-HU"/>
        </w:rPr>
        <w:t xml:space="preserve"> megtudjuk, hogy</w:t>
      </w:r>
      <w:r w:rsidR="00D819E0" w:rsidRPr="00217BBC">
        <w:rPr>
          <w:lang w:val="hu-HU"/>
        </w:rPr>
        <w:t xml:space="preserve"> pontosan hogyan néz ki az adott</w:t>
      </w:r>
      <w:r w:rsidR="00DA2823" w:rsidRPr="00217BBC">
        <w:rPr>
          <w:lang w:val="hu-HU"/>
        </w:rPr>
        <w:t xml:space="preserve"> képernyő </w:t>
      </w:r>
      <w:r w:rsidR="00D819E0" w:rsidRPr="00217BBC">
        <w:rPr>
          <w:lang w:val="hu-HU"/>
        </w:rPr>
        <w:t>futási időben</w:t>
      </w:r>
      <w:r w:rsidR="00DA2823" w:rsidRPr="00217BBC">
        <w:rPr>
          <w:lang w:val="hu-HU"/>
        </w:rPr>
        <w:t>, nem muszáj folyton a szimulátorban futtatni az alkalmazást. Nyissuk meg az Assistant Editor-t és a felső menüből válasszuk ki a Preview funkciót!</w:t>
      </w:r>
    </w:p>
    <w:p w14:paraId="65A8033E" w14:textId="77777777" w:rsidR="00DA2823" w:rsidRPr="00217BBC" w:rsidRDefault="00DA2823" w:rsidP="00B15C86">
      <w:pPr>
        <w:jc w:val="both"/>
        <w:rPr>
          <w:lang w:val="hu-HU"/>
        </w:rPr>
      </w:pPr>
    </w:p>
    <w:p w14:paraId="2771694E" w14:textId="1F9A3393" w:rsidR="00DA2823" w:rsidRPr="00217BBC" w:rsidRDefault="00DA2823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79B95E33" wp14:editId="6A875A81">
            <wp:extent cx="2169564" cy="20136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1.17.0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124" cy="20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C27F" w14:textId="77777777" w:rsidR="00DA2823" w:rsidRPr="00217BBC" w:rsidRDefault="00DA2823" w:rsidP="00B15C86">
      <w:pPr>
        <w:jc w:val="both"/>
        <w:rPr>
          <w:lang w:val="hu-HU"/>
        </w:rPr>
      </w:pPr>
    </w:p>
    <w:p w14:paraId="6DD67B4B" w14:textId="65893C75" w:rsidR="00DA2823" w:rsidRPr="00217BBC" w:rsidRDefault="00DA2823" w:rsidP="00B15C86">
      <w:pPr>
        <w:jc w:val="both"/>
        <w:rPr>
          <w:lang w:val="hu-HU"/>
        </w:rPr>
      </w:pPr>
      <w:r w:rsidRPr="00217BBC">
        <w:rPr>
          <w:lang w:val="hu-HU"/>
        </w:rPr>
        <w:t>Az előnézetet a képernyő alatti ikonnal tudjuk elforgatni:</w:t>
      </w:r>
    </w:p>
    <w:p w14:paraId="5844E16F" w14:textId="77777777" w:rsidR="00DA2823" w:rsidRPr="00217BBC" w:rsidRDefault="00DA2823" w:rsidP="00B15C86">
      <w:pPr>
        <w:jc w:val="both"/>
        <w:rPr>
          <w:lang w:val="hu-HU"/>
        </w:rPr>
      </w:pPr>
    </w:p>
    <w:p w14:paraId="5CE14C3D" w14:textId="2D3FF258" w:rsidR="00DA2823" w:rsidRPr="00217BBC" w:rsidRDefault="00DA2823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0940E43A" wp14:editId="39448E62">
            <wp:extent cx="2741064" cy="319658"/>
            <wp:effectExtent l="0" t="0" r="254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1.18.4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064" cy="31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8377" w14:textId="77777777" w:rsidR="00DA2823" w:rsidRPr="00217BBC" w:rsidRDefault="00DA2823" w:rsidP="00B15C86">
      <w:pPr>
        <w:jc w:val="both"/>
        <w:rPr>
          <w:lang w:val="hu-HU"/>
        </w:rPr>
      </w:pPr>
    </w:p>
    <w:p w14:paraId="79914F71" w14:textId="31E47676" w:rsidR="00DA2823" w:rsidRPr="00217BBC" w:rsidRDefault="00DA2823" w:rsidP="00B15C86">
      <w:pPr>
        <w:jc w:val="both"/>
        <w:rPr>
          <w:lang w:val="hu-HU"/>
        </w:rPr>
      </w:pPr>
      <w:r w:rsidRPr="00217BBC">
        <w:rPr>
          <w:lang w:val="hu-HU"/>
        </w:rPr>
        <w:lastRenderedPageBreak/>
        <w:t>A bal alsó sarokban található + gombbal adjunk hoz</w:t>
      </w:r>
      <w:r w:rsidR="00873724" w:rsidRPr="00217BBC">
        <w:rPr>
          <w:lang w:val="hu-HU"/>
        </w:rPr>
        <w:t>zá egy másik 4 inches Preview-t és így mindkét tájolásban látjuk, hogy fog kinézni az alkalmazás.</w:t>
      </w:r>
    </w:p>
    <w:p w14:paraId="0D2725DE" w14:textId="77777777" w:rsidR="00873724" w:rsidRPr="00217BBC" w:rsidRDefault="00873724" w:rsidP="00B15C86">
      <w:pPr>
        <w:jc w:val="both"/>
        <w:rPr>
          <w:lang w:val="hu-HU"/>
        </w:rPr>
      </w:pPr>
    </w:p>
    <w:p w14:paraId="4D086F73" w14:textId="77777777" w:rsidR="00442FCF" w:rsidRPr="00217BBC" w:rsidRDefault="00873724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Látjuk, hogy hiába növeltük meg a méretet a Storyboard editorban, a kényszerek determinálják majd futási időben a méretet. </w:t>
      </w:r>
    </w:p>
    <w:p w14:paraId="73188330" w14:textId="77777777" w:rsidR="00442FCF" w:rsidRPr="00217BBC" w:rsidRDefault="00442FCF" w:rsidP="00B15C86">
      <w:pPr>
        <w:jc w:val="both"/>
        <w:rPr>
          <w:lang w:val="hu-HU"/>
        </w:rPr>
      </w:pPr>
    </w:p>
    <w:p w14:paraId="24A16B47" w14:textId="6C8566A1" w:rsidR="00873724" w:rsidRPr="00217BBC" w:rsidRDefault="00873724" w:rsidP="00B15C86">
      <w:pPr>
        <w:jc w:val="both"/>
        <w:rPr>
          <w:lang w:val="hu-HU"/>
        </w:rPr>
      </w:pPr>
      <w:r w:rsidRPr="00217BBC">
        <w:rPr>
          <w:lang w:val="hu-HU"/>
        </w:rPr>
        <w:t>Töröljük ki a méretre vonatkozó kényszereket</w:t>
      </w:r>
      <w:r w:rsidR="00442FCF" w:rsidRPr="00217BBC">
        <w:rPr>
          <w:lang w:val="hu-HU"/>
        </w:rPr>
        <w:t>, ehhez jelöljük ki őket tervezési területen, majd backspace vagy a Size Inspectorban jelöljük és után</w:t>
      </w:r>
      <w:del w:id="59" w:author="Imre Kelényi" w:date="2015-03-25T17:08:00Z">
        <w:r w:rsidR="00442FCF" w:rsidRPr="00217BBC" w:rsidDel="00476127">
          <w:rPr>
            <w:lang w:val="hu-HU"/>
          </w:rPr>
          <w:delText>n</w:delText>
        </w:r>
      </w:del>
      <w:r w:rsidR="00442FCF" w:rsidRPr="00217BBC">
        <w:rPr>
          <w:lang w:val="hu-HU"/>
        </w:rPr>
        <w:t>a backspace.</w:t>
      </w:r>
    </w:p>
    <w:p w14:paraId="42167496" w14:textId="77777777" w:rsidR="00442FCF" w:rsidRPr="00217BBC" w:rsidRDefault="00442FCF" w:rsidP="00B15C86">
      <w:pPr>
        <w:jc w:val="both"/>
        <w:rPr>
          <w:lang w:val="hu-HU"/>
        </w:rPr>
      </w:pPr>
    </w:p>
    <w:p w14:paraId="72837F4C" w14:textId="465619D0" w:rsidR="00442FCF" w:rsidRPr="00217BBC" w:rsidRDefault="0035641F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Rögzítsük a szülő nézet </w:t>
      </w:r>
      <w:r w:rsidR="00442FCF" w:rsidRPr="00217BBC">
        <w:rPr>
          <w:lang w:val="hu-HU"/>
        </w:rPr>
        <w:t>széleitől mért távolságot:</w:t>
      </w:r>
    </w:p>
    <w:p w14:paraId="39B77A86" w14:textId="77777777" w:rsidR="00442FCF" w:rsidRPr="00217BBC" w:rsidRDefault="00442FCF" w:rsidP="00B15C86">
      <w:pPr>
        <w:jc w:val="both"/>
        <w:rPr>
          <w:lang w:val="hu-HU"/>
        </w:rPr>
      </w:pPr>
    </w:p>
    <w:p w14:paraId="258BFFFD" w14:textId="1CA96633" w:rsidR="00442FCF" w:rsidRPr="00217BBC" w:rsidRDefault="00442FCF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29C27E48" wp14:editId="0057CD9F">
            <wp:extent cx="1936564" cy="2735147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1.33.4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564" cy="273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B593" w14:textId="77777777" w:rsidR="00442FCF" w:rsidRPr="00217BBC" w:rsidRDefault="00442FCF" w:rsidP="00B15C86">
      <w:pPr>
        <w:jc w:val="both"/>
        <w:rPr>
          <w:lang w:val="hu-HU"/>
        </w:rPr>
      </w:pPr>
    </w:p>
    <w:p w14:paraId="2249A7F0" w14:textId="1B3E8DF4" w:rsidR="00442FCF" w:rsidRPr="00217BBC" w:rsidRDefault="00442FCF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Tegyünk be alá egy másik TextField-et az alsó </w:t>
      </w:r>
      <w:r w:rsidR="0089145A" w:rsidRPr="00217BBC">
        <w:rPr>
          <w:lang w:val="hu-HU"/>
        </w:rPr>
        <w:t>szag</w:t>
      </w:r>
      <w:ins w:id="60" w:author="Imre Kelényi" w:date="2015-03-25T17:08:00Z">
        <w:r w:rsidR="00476127">
          <w:rPr>
            <w:lang w:val="hu-HU"/>
          </w:rPr>
          <w:t>g</w:t>
        </w:r>
      </w:ins>
      <w:r w:rsidR="0089145A" w:rsidRPr="00217BBC">
        <w:rPr>
          <w:lang w:val="hu-HU"/>
        </w:rPr>
        <w:t>atott vonalhoz igazítva.</w:t>
      </w:r>
    </w:p>
    <w:p w14:paraId="5C821A6C" w14:textId="77777777" w:rsidR="0089145A" w:rsidRPr="00217BBC" w:rsidRDefault="0089145A" w:rsidP="00B15C86">
      <w:pPr>
        <w:jc w:val="both"/>
        <w:rPr>
          <w:lang w:val="hu-HU"/>
        </w:rPr>
      </w:pPr>
    </w:p>
    <w:p w14:paraId="063C8BF0" w14:textId="50F380B5" w:rsidR="0089145A" w:rsidRPr="00217BBC" w:rsidRDefault="0089145A" w:rsidP="00B15C86">
      <w:pPr>
        <w:jc w:val="both"/>
        <w:rPr>
          <w:lang w:val="hu-HU"/>
        </w:rPr>
      </w:pPr>
      <w:commentRangeStart w:id="61"/>
      <w:r w:rsidRPr="00217BBC">
        <w:rPr>
          <w:lang w:val="hu-HU"/>
        </w:rPr>
        <w:t>Jelöljük ki mind</w:t>
      </w:r>
      <w:r w:rsidR="003E703D" w:rsidRPr="00217BBC">
        <w:rPr>
          <w:lang w:val="hu-HU"/>
        </w:rPr>
        <w:t>k</w:t>
      </w:r>
      <w:r w:rsidR="0035641F" w:rsidRPr="00217BBC">
        <w:rPr>
          <w:lang w:val="hu-HU"/>
        </w:rPr>
        <w:t xml:space="preserve">ét textfield-et </w:t>
      </w:r>
      <w:commentRangeEnd w:id="61"/>
      <w:r w:rsidR="00AE10B8" w:rsidRPr="00217BBC">
        <w:rPr>
          <w:rStyle w:val="CommentReference"/>
          <w:lang w:val="hu-HU"/>
        </w:rPr>
        <w:commentReference w:id="61"/>
      </w:r>
      <w:r w:rsidR="0035641F" w:rsidRPr="00217BBC">
        <w:rPr>
          <w:lang w:val="hu-HU"/>
        </w:rPr>
        <w:t xml:space="preserve">és </w:t>
      </w:r>
      <w:r w:rsidR="00AE10B8" w:rsidRPr="00217BBC">
        <w:rPr>
          <w:lang w:val="hu-HU"/>
        </w:rPr>
        <w:t>a</w:t>
      </w:r>
      <w:r w:rsidR="003E703D" w:rsidRPr="00217BBC">
        <w:rPr>
          <w:lang w:val="hu-HU"/>
        </w:rPr>
        <w:t xml:space="preserve"> Pin menüből állítsuk be, hogy ugyanakkora a szélességük:</w:t>
      </w:r>
    </w:p>
    <w:p w14:paraId="3D60370C" w14:textId="77777777" w:rsidR="003E703D" w:rsidRPr="00217BBC" w:rsidRDefault="003E703D" w:rsidP="00B15C86">
      <w:pPr>
        <w:jc w:val="both"/>
        <w:rPr>
          <w:lang w:val="hu-HU"/>
        </w:rPr>
      </w:pPr>
    </w:p>
    <w:p w14:paraId="5FDA600F" w14:textId="4923979B" w:rsidR="003E703D" w:rsidRPr="00217BBC" w:rsidRDefault="003E703D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757BF0F1" wp14:editId="2D82EF4E">
            <wp:extent cx="3605139" cy="1895522"/>
            <wp:effectExtent l="0" t="0" r="190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2.12.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70" cy="1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C4A" w14:textId="77777777" w:rsidR="003E703D" w:rsidRPr="00217BBC" w:rsidRDefault="003E703D" w:rsidP="00B15C86">
      <w:pPr>
        <w:jc w:val="both"/>
        <w:rPr>
          <w:lang w:val="hu-HU"/>
        </w:rPr>
      </w:pPr>
    </w:p>
    <w:p w14:paraId="2FFE4706" w14:textId="3F80CBCC" w:rsidR="003E703D" w:rsidRPr="00217BBC" w:rsidRDefault="003E703D" w:rsidP="00B15C86">
      <w:pPr>
        <w:jc w:val="both"/>
        <w:rPr>
          <w:lang w:val="hu-HU"/>
        </w:rPr>
      </w:pPr>
      <w:r w:rsidRPr="00217BBC">
        <w:rPr>
          <w:lang w:val="hu-HU"/>
        </w:rPr>
        <w:t>Majd jelöljük ki az alsót és rögzítsük a felette lévő textField-től mért távolságát 8-ra és a balszéltől mért távolságot 0-ra:</w:t>
      </w:r>
    </w:p>
    <w:p w14:paraId="04ECBF21" w14:textId="77777777" w:rsidR="003E703D" w:rsidRPr="00217BBC" w:rsidRDefault="003E703D" w:rsidP="00B15C86">
      <w:pPr>
        <w:jc w:val="both"/>
        <w:rPr>
          <w:lang w:val="hu-HU"/>
        </w:rPr>
      </w:pPr>
    </w:p>
    <w:p w14:paraId="053E3B97" w14:textId="54A36942" w:rsidR="003E703D" w:rsidRPr="00217BBC" w:rsidRDefault="003E703D" w:rsidP="00B15C86">
      <w:pPr>
        <w:jc w:val="both"/>
        <w:rPr>
          <w:lang w:val="hu-HU"/>
        </w:rPr>
      </w:pPr>
      <w:r w:rsidRPr="00217BBC">
        <w:rPr>
          <w:noProof/>
        </w:rPr>
        <w:lastRenderedPageBreak/>
        <w:drawing>
          <wp:inline distT="0" distB="0" distL="0" distR="0" wp14:anchorId="1C09DB2D" wp14:editId="7763C408">
            <wp:extent cx="2283864" cy="130769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2.15.0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864" cy="13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6EE7" w14:textId="77777777" w:rsidR="003E703D" w:rsidRPr="00217BBC" w:rsidRDefault="003E703D" w:rsidP="00B15C86">
      <w:pPr>
        <w:jc w:val="both"/>
        <w:rPr>
          <w:lang w:val="hu-HU"/>
        </w:rPr>
      </w:pPr>
    </w:p>
    <w:p w14:paraId="4A394497" w14:textId="545BDC0A" w:rsidR="003B14C8" w:rsidRPr="00217BBC" w:rsidRDefault="003E703D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Az </w:t>
      </w:r>
      <w:ins w:id="62" w:author="Imre Kelényi" w:date="2015-03-25T17:08:00Z">
        <w:r w:rsidR="00476127">
          <w:rPr>
            <w:lang w:val="hu-HU"/>
          </w:rPr>
          <w:t>A</w:t>
        </w:r>
      </w:ins>
      <w:del w:id="63" w:author="Imre Kelényi" w:date="2015-03-25T17:08:00Z">
        <w:r w:rsidRPr="00217BBC" w:rsidDel="00476127">
          <w:rPr>
            <w:lang w:val="hu-HU"/>
          </w:rPr>
          <w:delText>a</w:delText>
        </w:r>
      </w:del>
      <w:r w:rsidRPr="00217BBC">
        <w:rPr>
          <w:lang w:val="hu-HU"/>
        </w:rPr>
        <w:t xml:space="preserve">ssistant </w:t>
      </w:r>
      <w:ins w:id="64" w:author="Imre Kelényi" w:date="2015-03-25T17:08:00Z">
        <w:r w:rsidR="00476127">
          <w:rPr>
            <w:lang w:val="hu-HU"/>
          </w:rPr>
          <w:t>E</w:t>
        </w:r>
      </w:ins>
      <w:del w:id="65" w:author="Imre Kelényi" w:date="2015-03-25T17:08:00Z">
        <w:r w:rsidRPr="00217BBC" w:rsidDel="00476127">
          <w:rPr>
            <w:lang w:val="hu-HU"/>
          </w:rPr>
          <w:delText>e</w:delText>
        </w:r>
      </w:del>
      <w:r w:rsidRPr="00217BBC">
        <w:rPr>
          <w:lang w:val="hu-HU"/>
        </w:rPr>
        <w:t xml:space="preserve">ditorban látjuk, hogy jó helyre fog kerülni a </w:t>
      </w:r>
      <w:ins w:id="66" w:author="Imre Kelényi" w:date="2015-03-25T17:08:00Z">
        <w:r w:rsidR="00476127">
          <w:rPr>
            <w:lang w:val="hu-HU"/>
          </w:rPr>
          <w:t>T</w:t>
        </w:r>
      </w:ins>
      <w:del w:id="67" w:author="Imre Kelényi" w:date="2015-03-25T17:08:00Z">
        <w:r w:rsidRPr="00217BBC" w:rsidDel="00476127">
          <w:rPr>
            <w:lang w:val="hu-HU"/>
          </w:rPr>
          <w:delText>t</w:delText>
        </w:r>
      </w:del>
      <w:r w:rsidRPr="00217BBC">
        <w:rPr>
          <w:lang w:val="hu-HU"/>
        </w:rPr>
        <w:t>ext</w:t>
      </w:r>
      <w:ins w:id="68" w:author="Imre Kelényi" w:date="2015-03-25T17:08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>Field, de a</w:t>
      </w:r>
      <w:r w:rsidR="003B14C8" w:rsidRPr="00217BBC">
        <w:rPr>
          <w:lang w:val="hu-HU"/>
        </w:rPr>
        <w:t xml:space="preserve"> Storyboard editorban még nem megfelelő, amit a narancssárga vonalak jeleznek is.</w:t>
      </w:r>
    </w:p>
    <w:p w14:paraId="02E17067" w14:textId="77777777" w:rsidR="003B14C8" w:rsidRPr="00217BBC" w:rsidRDefault="003B14C8" w:rsidP="00B15C86">
      <w:pPr>
        <w:jc w:val="both"/>
        <w:rPr>
          <w:lang w:val="hu-HU"/>
        </w:rPr>
      </w:pPr>
    </w:p>
    <w:p w14:paraId="1DA1DE5C" w14:textId="03B01438" w:rsidR="003B14C8" w:rsidRPr="00217BBC" w:rsidRDefault="003B14C8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Ahhoz, hogy a megfelelő pozícióba kerüljön a megfelelő mérettel a Resolve Auto Layout </w:t>
      </w:r>
      <w:ins w:id="69" w:author="Imre Kelényi" w:date="2015-03-25T17:08:00Z">
        <w:r w:rsidR="00476127">
          <w:rPr>
            <w:lang w:val="hu-HU"/>
          </w:rPr>
          <w:t>I</w:t>
        </w:r>
      </w:ins>
      <w:del w:id="70" w:author="Imre Kelényi" w:date="2015-03-25T17:08:00Z">
        <w:r w:rsidRPr="00217BBC" w:rsidDel="00476127">
          <w:rPr>
            <w:lang w:val="hu-HU"/>
          </w:rPr>
          <w:delText>i</w:delText>
        </w:r>
      </w:del>
      <w:r w:rsidRPr="00217BBC">
        <w:rPr>
          <w:lang w:val="hu-HU"/>
        </w:rPr>
        <w:t>ssues menüből válasszuk ki</w:t>
      </w:r>
      <w:r w:rsidR="00FC5953" w:rsidRPr="00217BBC">
        <w:rPr>
          <w:lang w:val="hu-HU"/>
        </w:rPr>
        <w:t xml:space="preserve"> az Update Frames-t:</w:t>
      </w:r>
    </w:p>
    <w:p w14:paraId="1B3CCE86" w14:textId="77777777" w:rsidR="00FC5953" w:rsidRPr="00217BBC" w:rsidRDefault="00FC5953" w:rsidP="00B15C86">
      <w:pPr>
        <w:jc w:val="both"/>
        <w:rPr>
          <w:lang w:val="hu-HU"/>
        </w:rPr>
      </w:pPr>
    </w:p>
    <w:p w14:paraId="50C664EE" w14:textId="2F41EFA3" w:rsidR="00FC5953" w:rsidRPr="00217BBC" w:rsidRDefault="00FC5953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0F930CF2" wp14:editId="32BBE258">
            <wp:extent cx="2203302" cy="1426572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2.18.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302" cy="14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271A" w14:textId="77777777" w:rsidR="00FC5953" w:rsidRPr="00217BBC" w:rsidRDefault="00FC5953" w:rsidP="00B15C86">
      <w:pPr>
        <w:jc w:val="both"/>
        <w:rPr>
          <w:lang w:val="hu-HU"/>
        </w:rPr>
      </w:pPr>
    </w:p>
    <w:p w14:paraId="7AD4082D" w14:textId="39C8A9D2" w:rsidR="00FC5953" w:rsidRPr="00217BBC" w:rsidRDefault="00FC5953" w:rsidP="00B15C86">
      <w:pPr>
        <w:jc w:val="both"/>
        <w:rPr>
          <w:lang w:val="hu-HU"/>
        </w:rPr>
      </w:pPr>
      <w:r w:rsidRPr="00217BBC">
        <w:rPr>
          <w:lang w:val="hu-HU"/>
        </w:rPr>
        <w:t>A TextField tulajdonságainál állítsuk be Placeholder-nek a password-öt, és pipáljuk be a Secure Text Entry-t!</w:t>
      </w:r>
    </w:p>
    <w:p w14:paraId="6227BD32" w14:textId="77777777" w:rsidR="00FC5953" w:rsidRPr="00217BBC" w:rsidRDefault="00FC5953" w:rsidP="00B15C86">
      <w:pPr>
        <w:jc w:val="both"/>
        <w:rPr>
          <w:lang w:val="hu-HU"/>
        </w:rPr>
      </w:pPr>
    </w:p>
    <w:p w14:paraId="29921430" w14:textId="571D1CE0" w:rsidR="00FC5953" w:rsidRPr="00217BBC" w:rsidRDefault="00FC5953" w:rsidP="00B15C86">
      <w:pPr>
        <w:jc w:val="both"/>
        <w:rPr>
          <w:lang w:val="hu-HU"/>
        </w:rPr>
      </w:pPr>
      <w:r w:rsidRPr="00217BBC">
        <w:rPr>
          <w:lang w:val="hu-HU"/>
        </w:rPr>
        <w:t>Rakjunk be egy labelt az als</w:t>
      </w:r>
      <w:ins w:id="71" w:author="Imre Kelényi" w:date="2015-03-25T17:08:00Z">
        <w:r w:rsidR="00476127">
          <w:rPr>
            <w:lang w:val="hu-HU"/>
          </w:rPr>
          <w:t>ó</w:t>
        </w:r>
      </w:ins>
      <w:del w:id="72" w:author="Imre Kelényi" w:date="2015-03-25T17:08:00Z">
        <w:r w:rsidRPr="00217BBC" w:rsidDel="00476127">
          <w:rPr>
            <w:lang w:val="hu-HU"/>
          </w:rPr>
          <w:delText>ő</w:delText>
        </w:r>
      </w:del>
      <w:r w:rsidRPr="00217BBC">
        <w:rPr>
          <w:lang w:val="hu-HU"/>
        </w:rPr>
        <w:t xml:space="preserve"> </w:t>
      </w:r>
      <w:ins w:id="73" w:author="Imre Kelényi" w:date="2015-03-25T17:08:00Z">
        <w:r w:rsidR="00476127">
          <w:rPr>
            <w:lang w:val="hu-HU"/>
          </w:rPr>
          <w:t>T</w:t>
        </w:r>
      </w:ins>
      <w:del w:id="74" w:author="Imre Kelényi" w:date="2015-03-25T17:08:00Z">
        <w:r w:rsidRPr="00217BBC" w:rsidDel="00476127">
          <w:rPr>
            <w:lang w:val="hu-HU"/>
          </w:rPr>
          <w:delText>t</w:delText>
        </w:r>
      </w:del>
      <w:r w:rsidRPr="00217BBC">
        <w:rPr>
          <w:lang w:val="hu-HU"/>
        </w:rPr>
        <w:t>ext</w:t>
      </w:r>
      <w:ins w:id="75" w:author="Imre Kelényi" w:date="2015-03-25T17:08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 xml:space="preserve">Field alá, a szövege legyen </w:t>
      </w:r>
      <w:r w:rsidR="00AE10B8" w:rsidRPr="00217BBC">
        <w:rPr>
          <w:lang w:val="hu-HU"/>
        </w:rPr>
        <w:t>"</w:t>
      </w:r>
      <w:r w:rsidRPr="00217BBC">
        <w:rPr>
          <w:lang w:val="hu-HU"/>
        </w:rPr>
        <w:t>Save username</w:t>
      </w:r>
      <w:r w:rsidR="00AE10B8" w:rsidRPr="00217BBC">
        <w:rPr>
          <w:lang w:val="hu-HU"/>
        </w:rPr>
        <w:t>"</w:t>
      </w:r>
      <w:r w:rsidRPr="00217BBC">
        <w:rPr>
          <w:lang w:val="hu-HU"/>
        </w:rPr>
        <w:t>: A pozíció és méret meghatározásához használjuk a következő kényszereket:</w:t>
      </w:r>
    </w:p>
    <w:p w14:paraId="18F50A4D" w14:textId="1DBB69A2" w:rsidR="00FC5953" w:rsidRPr="00217BBC" w:rsidRDefault="00FC5953" w:rsidP="00FC5953">
      <w:pPr>
        <w:pStyle w:val="ListParagraph"/>
        <w:numPr>
          <w:ilvl w:val="0"/>
          <w:numId w:val="16"/>
        </w:numPr>
        <w:jc w:val="both"/>
        <w:rPr>
          <w:lang w:val="hu-HU"/>
        </w:rPr>
      </w:pPr>
      <w:r w:rsidRPr="00217BBC">
        <w:rPr>
          <w:lang w:val="hu-HU"/>
        </w:rPr>
        <w:t>A bal oldalát igazítsuk a felette lévő TexField-hez (</w:t>
      </w:r>
      <w:r w:rsidRPr="00217BBC">
        <w:rPr>
          <w:b/>
          <w:i/>
          <w:lang w:val="hu-HU"/>
        </w:rPr>
        <w:t>Align / Leading Edges</w:t>
      </w:r>
      <w:r w:rsidRPr="00217BBC">
        <w:rPr>
          <w:lang w:val="hu-HU"/>
        </w:rPr>
        <w:t xml:space="preserve">), </w:t>
      </w:r>
    </w:p>
    <w:p w14:paraId="641D33ED" w14:textId="3D02E815" w:rsidR="00FC5953" w:rsidRPr="00217BBC" w:rsidRDefault="00FC5953" w:rsidP="00B15C86">
      <w:pPr>
        <w:pStyle w:val="ListParagraph"/>
        <w:numPr>
          <w:ilvl w:val="0"/>
          <w:numId w:val="16"/>
        </w:numPr>
        <w:jc w:val="both"/>
        <w:rPr>
          <w:lang w:val="hu-HU"/>
        </w:rPr>
      </w:pPr>
      <w:r w:rsidRPr="00217BBC">
        <w:rPr>
          <w:lang w:val="hu-HU"/>
        </w:rPr>
        <w:t>A köztük lévő távolságot rögzítsük (</w:t>
      </w:r>
      <w:r w:rsidRPr="00217BBC">
        <w:rPr>
          <w:b/>
          <w:i/>
          <w:lang w:val="hu-HU"/>
        </w:rPr>
        <w:t>Pin / Vertical Spacing</w:t>
      </w:r>
      <w:r w:rsidRPr="00217BBC">
        <w:rPr>
          <w:lang w:val="hu-HU"/>
        </w:rPr>
        <w:t xml:space="preserve">) értéke legyen </w:t>
      </w:r>
      <w:commentRangeStart w:id="76"/>
      <w:r w:rsidRPr="00217BBC">
        <w:rPr>
          <w:lang w:val="hu-HU"/>
        </w:rPr>
        <w:t>standard</w:t>
      </w:r>
      <w:commentRangeEnd w:id="76"/>
      <w:r w:rsidRPr="00217BBC">
        <w:rPr>
          <w:rStyle w:val="CommentReference"/>
          <w:lang w:val="hu-HU"/>
        </w:rPr>
        <w:commentReference w:id="76"/>
      </w:r>
      <w:r w:rsidRPr="00217BBC">
        <w:rPr>
          <w:lang w:val="hu-HU"/>
        </w:rPr>
        <w:t xml:space="preserve"> (8 egység)! </w:t>
      </w:r>
    </w:p>
    <w:p w14:paraId="698E8FF2" w14:textId="77777777" w:rsidR="00E47DEC" w:rsidRPr="00217BBC" w:rsidRDefault="00E47DEC">
      <w:pPr>
        <w:pStyle w:val="ListParagraph"/>
        <w:jc w:val="both"/>
        <w:rPr>
          <w:lang w:val="hu-HU"/>
        </w:rPr>
        <w:pPrChange w:id="77" w:author="Tibor Kantor" w:date="2015-10-28T17:46:00Z">
          <w:pPr>
            <w:pStyle w:val="ListParagraph"/>
            <w:numPr>
              <w:numId w:val="16"/>
            </w:numPr>
            <w:ind w:hanging="360"/>
            <w:jc w:val="both"/>
          </w:pPr>
        </w:pPrChange>
      </w:pPr>
    </w:p>
    <w:p w14:paraId="338E3556" w14:textId="77777777" w:rsidR="00E47DEC" w:rsidRPr="00217BBC" w:rsidRDefault="00E47DEC" w:rsidP="00E47DEC">
      <w:pPr>
        <w:jc w:val="both"/>
        <w:rPr>
          <w:lang w:val="hu-HU"/>
        </w:rPr>
      </w:pPr>
      <w:r w:rsidRPr="00217BBC">
        <w:rPr>
          <w:lang w:val="hu-HU"/>
        </w:rPr>
        <w:t xml:space="preserve">Ezek után rakjunk be a label mellé egy UISwitch-et, állítsuk be a következőket: </w:t>
      </w:r>
    </w:p>
    <w:p w14:paraId="71A0F78F" w14:textId="77777777" w:rsidR="00E47DEC" w:rsidRPr="00217BBC" w:rsidRDefault="00E47DEC" w:rsidP="00E47DEC">
      <w:pPr>
        <w:pStyle w:val="ListParagraph"/>
        <w:numPr>
          <w:ilvl w:val="0"/>
          <w:numId w:val="17"/>
        </w:numPr>
        <w:jc w:val="both"/>
        <w:rPr>
          <w:lang w:val="hu-HU"/>
        </w:rPr>
      </w:pPr>
      <w:r w:rsidRPr="00217BBC">
        <w:rPr>
          <w:lang w:val="hu-HU"/>
        </w:rPr>
        <w:t>A két elem közepe, mindig egy vonalban legyen (</w:t>
      </w:r>
      <w:r w:rsidRPr="00217BBC">
        <w:rPr>
          <w:b/>
          <w:i/>
          <w:lang w:val="hu-HU"/>
        </w:rPr>
        <w:t>Align / Vertical Centers</w:t>
      </w:r>
      <w:r w:rsidRPr="00217BBC">
        <w:rPr>
          <w:lang w:val="hu-HU"/>
        </w:rPr>
        <w:t xml:space="preserve">) </w:t>
      </w:r>
    </w:p>
    <w:p w14:paraId="4746288D" w14:textId="262A29F0" w:rsidR="00E47DEC" w:rsidRPr="00217BBC" w:rsidRDefault="00F331A9" w:rsidP="00E47DEC">
      <w:pPr>
        <w:pStyle w:val="ListParagraph"/>
        <w:numPr>
          <w:ilvl w:val="0"/>
          <w:numId w:val="17"/>
        </w:numPr>
        <w:jc w:val="both"/>
        <w:rPr>
          <w:lang w:val="hu-HU"/>
        </w:rPr>
      </w:pPr>
      <w:r w:rsidRPr="00217BBC">
        <w:rPr>
          <w:lang w:val="hu-HU"/>
        </w:rPr>
        <w:t xml:space="preserve">köztük mindig </w:t>
      </w:r>
      <w:ins w:id="78" w:author="Tibor Kantor" w:date="2015-10-28T18:02:00Z">
        <w:r w:rsidR="00AD5F93">
          <w:rPr>
            <w:lang w:val="hu-HU"/>
          </w:rPr>
          <w:t>50</w:t>
        </w:r>
      </w:ins>
      <w:del w:id="79" w:author="Tibor Kantor" w:date="2015-10-28T18:02:00Z">
        <w:r w:rsidRPr="00217BBC" w:rsidDel="00AD5F93">
          <w:rPr>
            <w:lang w:val="hu-HU"/>
          </w:rPr>
          <w:delText>10</w:delText>
        </w:r>
        <w:r w:rsidR="00E47DEC" w:rsidRPr="00217BBC" w:rsidDel="00AD5F93">
          <w:rPr>
            <w:lang w:val="hu-HU"/>
          </w:rPr>
          <w:delText>0</w:delText>
        </w:r>
      </w:del>
      <w:r w:rsidR="00E47DEC" w:rsidRPr="00217BBC">
        <w:rPr>
          <w:lang w:val="hu-HU"/>
        </w:rPr>
        <w:t xml:space="preserve"> egységnyi távolság legyen, ehhez (</w:t>
      </w:r>
      <w:r w:rsidR="00E47DEC" w:rsidRPr="00217BBC">
        <w:rPr>
          <w:b/>
          <w:i/>
          <w:lang w:val="hu-HU"/>
        </w:rPr>
        <w:t>Pin / Horizontal</w:t>
      </w:r>
      <w:r w:rsidR="00E47DEC" w:rsidRPr="00217BBC">
        <w:rPr>
          <w:lang w:val="hu-HU"/>
        </w:rPr>
        <w:t xml:space="preserve"> </w:t>
      </w:r>
      <w:r w:rsidR="00E47DEC" w:rsidRPr="00217BBC">
        <w:rPr>
          <w:b/>
          <w:i/>
          <w:lang w:val="hu-HU"/>
        </w:rPr>
        <w:t>Spacing</w:t>
      </w:r>
      <w:r w:rsidR="00E47DEC" w:rsidRPr="00217BBC">
        <w:rPr>
          <w:lang w:val="hu-HU"/>
        </w:rPr>
        <w:t>), majd jelöljük ki a köztük lévő kényszert és a tulajdonsága</w:t>
      </w:r>
      <w:r w:rsidRPr="00217BBC">
        <w:rPr>
          <w:lang w:val="hu-HU"/>
        </w:rPr>
        <w:t xml:space="preserve">inál a konstansát állítsuk át </w:t>
      </w:r>
      <w:ins w:id="80" w:author="Tibor Kantor" w:date="2015-10-28T18:02:00Z">
        <w:r w:rsidR="00AD5F93">
          <w:rPr>
            <w:lang w:val="hu-HU"/>
          </w:rPr>
          <w:t>50</w:t>
        </w:r>
      </w:ins>
      <w:del w:id="81" w:author="Tibor Kantor" w:date="2015-10-28T18:02:00Z">
        <w:r w:rsidRPr="00217BBC" w:rsidDel="00AD5F93">
          <w:rPr>
            <w:lang w:val="hu-HU"/>
          </w:rPr>
          <w:delText>100</w:delText>
        </w:r>
      </w:del>
      <w:r w:rsidR="00E47DEC" w:rsidRPr="00217BBC">
        <w:rPr>
          <w:lang w:val="hu-HU"/>
        </w:rPr>
        <w:t xml:space="preserve">-re. </w:t>
      </w:r>
    </w:p>
    <w:p w14:paraId="52058B95" w14:textId="77777777" w:rsidR="00FC5953" w:rsidRPr="00217BBC" w:rsidRDefault="00FC5953" w:rsidP="00B15C86">
      <w:pPr>
        <w:jc w:val="both"/>
        <w:rPr>
          <w:lang w:val="hu-HU"/>
        </w:rPr>
      </w:pPr>
    </w:p>
    <w:p w14:paraId="7DE09893" w14:textId="12E9A860" w:rsidR="00FA0985" w:rsidRPr="00217BBC" w:rsidRDefault="00E47DEC" w:rsidP="00B15C86">
      <w:pPr>
        <w:jc w:val="both"/>
        <w:rPr>
          <w:lang w:val="hu-HU"/>
        </w:rPr>
      </w:pPr>
      <w:r w:rsidRPr="00217BBC">
        <w:rPr>
          <w:lang w:val="hu-HU"/>
        </w:rPr>
        <w:t>Végül emeljünk be egy új gombot</w:t>
      </w:r>
      <w:r w:rsidR="00AE10B8" w:rsidRPr="00217BBC">
        <w:rPr>
          <w:lang w:val="hu-HU"/>
        </w:rPr>
        <w:t xml:space="preserve"> switch language</w:t>
      </w:r>
      <w:r w:rsidRPr="00217BBC">
        <w:rPr>
          <w:lang w:val="hu-HU"/>
        </w:rPr>
        <w:t>, az elemek alá középre, és rögzítsük a távolságot a felette lévő TextField-hez képest 36 egységre (</w:t>
      </w:r>
      <w:r w:rsidRPr="00217BBC">
        <w:rPr>
          <w:b/>
          <w:i/>
          <w:lang w:val="hu-HU"/>
        </w:rPr>
        <w:t>Pin / Vertical Spacing</w:t>
      </w:r>
      <w:r w:rsidR="00AE10B8" w:rsidRPr="00217BBC">
        <w:rPr>
          <w:lang w:val="hu-HU"/>
        </w:rPr>
        <w:t>).</w:t>
      </w:r>
      <w:r w:rsidR="00FA0985" w:rsidRPr="00217BBC">
        <w:rPr>
          <w:lang w:val="hu-HU"/>
        </w:rPr>
        <w:t xml:space="preserve"> Ehhez válass</w:t>
      </w:r>
      <w:ins w:id="82" w:author="Imre Kelényi" w:date="2015-03-25T17:08:00Z">
        <w:r w:rsidR="00476127">
          <w:rPr>
            <w:lang w:val="hu-HU"/>
          </w:rPr>
          <w:t>z</w:t>
        </w:r>
      </w:ins>
      <w:r w:rsidR="00FA0985" w:rsidRPr="00217BBC">
        <w:rPr>
          <w:lang w:val="hu-HU"/>
        </w:rPr>
        <w:t>uk ki a megfelelő Texfield-et a Pin menüben:</w:t>
      </w:r>
    </w:p>
    <w:p w14:paraId="594871B8" w14:textId="77777777" w:rsidR="00FA0985" w:rsidRPr="00217BBC" w:rsidRDefault="00FA0985" w:rsidP="00B15C86">
      <w:pPr>
        <w:jc w:val="both"/>
        <w:rPr>
          <w:lang w:val="hu-HU"/>
        </w:rPr>
      </w:pPr>
    </w:p>
    <w:p w14:paraId="5D70FD24" w14:textId="33DFD8E3" w:rsidR="00FA0985" w:rsidRPr="00217BBC" w:rsidRDefault="00FA0985" w:rsidP="00B15C86">
      <w:pPr>
        <w:jc w:val="both"/>
        <w:rPr>
          <w:lang w:val="hu-HU"/>
        </w:rPr>
      </w:pPr>
      <w:r w:rsidRPr="00217BBC">
        <w:rPr>
          <w:noProof/>
        </w:rPr>
        <w:lastRenderedPageBreak/>
        <w:drawing>
          <wp:inline distT="0" distB="0" distL="0" distR="0" wp14:anchorId="2D90406D" wp14:editId="46B0FEC2">
            <wp:extent cx="2626764" cy="2353959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5 at 11.00.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2" cy="23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C37D" w14:textId="77777777" w:rsidR="00FA0985" w:rsidRPr="00217BBC" w:rsidRDefault="00FA0985" w:rsidP="00B15C86">
      <w:pPr>
        <w:jc w:val="both"/>
        <w:rPr>
          <w:lang w:val="hu-HU"/>
        </w:rPr>
      </w:pPr>
    </w:p>
    <w:p w14:paraId="04B15F79" w14:textId="2C4A33C4" w:rsidR="00AA431E" w:rsidRPr="00217BBC" w:rsidRDefault="00AE10B8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 Ez utóbbihoz</w:t>
      </w:r>
      <w:r w:rsidR="00E47DEC" w:rsidRPr="00217BBC">
        <w:rPr>
          <w:lang w:val="hu-HU"/>
        </w:rPr>
        <w:t xml:space="preserve"> továbbá a középre rendezést (</w:t>
      </w:r>
      <w:r w:rsidR="00E47DEC" w:rsidRPr="00217BBC">
        <w:rPr>
          <w:b/>
          <w:i/>
          <w:lang w:val="hu-HU"/>
        </w:rPr>
        <w:t>Align / Horizontal Center In Container</w:t>
      </w:r>
      <w:r w:rsidR="00E47DEC" w:rsidRPr="00217BBC">
        <w:rPr>
          <w:lang w:val="hu-HU"/>
        </w:rPr>
        <w:t>)</w:t>
      </w:r>
      <w:r w:rsidRPr="00217BBC">
        <w:rPr>
          <w:lang w:val="hu-HU"/>
        </w:rPr>
        <w:t>.</w:t>
      </w:r>
    </w:p>
    <w:p w14:paraId="096A0DA0" w14:textId="43BD6418" w:rsidR="00AA431E" w:rsidRPr="00217BBC" w:rsidRDefault="00984B88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53B5B2ED" wp14:editId="324803B0">
            <wp:extent cx="1917071" cy="274048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3.53.5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71" cy="274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8365" w14:textId="77777777" w:rsidR="00AE10B8" w:rsidRPr="00217BBC" w:rsidRDefault="00AE10B8" w:rsidP="00B15C86">
      <w:pPr>
        <w:jc w:val="both"/>
        <w:rPr>
          <w:lang w:val="hu-HU"/>
        </w:rPr>
      </w:pPr>
    </w:p>
    <w:p w14:paraId="351AF3B1" w14:textId="60703C8F" w:rsidR="0057081B" w:rsidRPr="00217BBC" w:rsidRDefault="00984B88" w:rsidP="00B15C86">
      <w:pPr>
        <w:jc w:val="both"/>
        <w:rPr>
          <w:lang w:val="hu-HU"/>
        </w:rPr>
      </w:pPr>
      <w:r w:rsidRPr="00217BBC">
        <w:rPr>
          <w:lang w:val="hu-HU"/>
        </w:rPr>
        <w:t>Hozzunk létre egy új LoginViewController-t és állítsuk ezt be a Storyboardban a nézetvezérlő osztályána</w:t>
      </w:r>
      <w:r w:rsidR="00FA0985" w:rsidRPr="00217BBC">
        <w:rPr>
          <w:lang w:val="hu-HU"/>
        </w:rPr>
        <w:t xml:space="preserve">k. Hozzunk létre egy outletet a </w:t>
      </w:r>
      <w:r w:rsidRPr="00217BBC">
        <w:rPr>
          <w:lang w:val="hu-HU"/>
        </w:rPr>
        <w:t xml:space="preserve">labelnek saveUserNameLabel néven. </w:t>
      </w:r>
      <w:r w:rsidR="0057081B" w:rsidRPr="00217BBC">
        <w:rPr>
          <w:lang w:val="hu-HU"/>
        </w:rPr>
        <w:t xml:space="preserve">Vegyünk fel egy </w:t>
      </w:r>
      <w:del w:id="83" w:author="Imre Kelényi" w:date="2015-03-25T17:09:00Z">
        <w:r w:rsidR="0057081B" w:rsidRPr="00217BBC" w:rsidDel="00476127">
          <w:rPr>
            <w:lang w:val="hu-HU"/>
          </w:rPr>
          <w:delText xml:space="preserve">boolean </w:delText>
        </w:r>
      </w:del>
      <w:ins w:id="84" w:author="Imre Kelényi" w:date="2015-03-25T17:09:00Z">
        <w:r w:rsidR="00476127">
          <w:rPr>
            <w:lang w:val="hu-HU"/>
          </w:rPr>
          <w:t>Bool típusú,</w:t>
        </w:r>
        <w:r w:rsidR="00476127" w:rsidRPr="00217BBC">
          <w:rPr>
            <w:lang w:val="hu-HU"/>
          </w:rPr>
          <w:t xml:space="preserve"> </w:t>
        </w:r>
        <w:r w:rsidR="00476127">
          <w:rPr>
            <w:lang w:val="hu-HU"/>
          </w:rPr>
          <w:t>„</w:t>
        </w:r>
      </w:ins>
      <w:r w:rsidR="0057081B" w:rsidRPr="00217BBC">
        <w:rPr>
          <w:lang w:val="hu-HU"/>
        </w:rPr>
        <w:t>english</w:t>
      </w:r>
      <w:ins w:id="85" w:author="Imre Kelényi" w:date="2015-03-25T17:09:00Z">
        <w:r w:rsidR="00476127">
          <w:rPr>
            <w:lang w:val="hu-HU"/>
          </w:rPr>
          <w:t>” nevű</w:t>
        </w:r>
      </w:ins>
      <w:r w:rsidR="0057081B" w:rsidRPr="00217BBC">
        <w:rPr>
          <w:lang w:val="hu-HU"/>
        </w:rPr>
        <w:t xml:space="preserve"> változót, amit inicializáljuk true-val. </w:t>
      </w:r>
    </w:p>
    <w:p w14:paraId="333038C5" w14:textId="77777777" w:rsidR="0057081B" w:rsidRPr="00217BBC" w:rsidRDefault="0057081B" w:rsidP="00B15C86">
      <w:pPr>
        <w:jc w:val="both"/>
        <w:rPr>
          <w:lang w:val="hu-HU"/>
        </w:rPr>
      </w:pPr>
    </w:p>
    <w:p w14:paraId="6F7BCA37" w14:textId="660399CD" w:rsidR="00984B88" w:rsidRPr="00217BBC" w:rsidRDefault="00984B88" w:rsidP="00B15C86">
      <w:pPr>
        <w:jc w:val="both"/>
        <w:rPr>
          <w:lang w:val="hu-HU"/>
        </w:rPr>
      </w:pPr>
      <w:r w:rsidRPr="00217BBC">
        <w:rPr>
          <w:lang w:val="hu-HU"/>
        </w:rPr>
        <w:t>Majd írjuk meg a gomblenyomás akció metódusát</w:t>
      </w:r>
      <w:r w:rsidR="009F3B7C" w:rsidRPr="00217BBC">
        <w:rPr>
          <w:lang w:val="hu-HU"/>
        </w:rPr>
        <w:t>:</w:t>
      </w:r>
    </w:p>
    <w:p w14:paraId="2DBF0BC2" w14:textId="77777777" w:rsidR="00FE566F" w:rsidRPr="00217BBC" w:rsidRDefault="00FE566F" w:rsidP="00B15C86">
      <w:pPr>
        <w:jc w:val="both"/>
        <w:rPr>
          <w:lang w:val="hu-HU"/>
        </w:rPr>
      </w:pPr>
    </w:p>
    <w:p w14:paraId="1532CB2D" w14:textId="53B4547C" w:rsidR="00FE566F" w:rsidRPr="00217BBC" w:rsidRDefault="00FE566F" w:rsidP="00B15C86">
      <w:pPr>
        <w:jc w:val="both"/>
        <w:rPr>
          <w:lang w:val="hu-HU"/>
        </w:rPr>
      </w:pPr>
      <w:r w:rsidRPr="00217BBC">
        <w:rPr>
          <w:noProof/>
        </w:rPr>
        <mc:AlternateContent>
          <mc:Choice Requires="wps">
            <w:drawing>
              <wp:inline distT="0" distB="0" distL="0" distR="0" wp14:anchorId="58A92B94" wp14:editId="35E956D1">
                <wp:extent cx="5257800" cy="1739900"/>
                <wp:effectExtent l="0" t="0" r="0" b="12700"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914FC" w14:textId="77777777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@IBAction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loginButtonTouchUpInside(sender: 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AnyObject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D67014D" w14:textId="77777777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73A9ED8B" w14:textId="77777777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!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english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590AD007" w14:textId="77777777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saveUsernameLabel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text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"Save username:"</w:t>
                            </w:r>
                          </w:p>
                          <w:p w14:paraId="0EDB70FE" w14:textId="77777777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138A6897" w14:textId="77777777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else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FDB11B1" w14:textId="77777777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saveUsernameLabel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text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"Benutzernamen speichern:"</w:t>
                            </w:r>
                          </w:p>
                          <w:p w14:paraId="52428CEA" w14:textId="77777777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E24D023" w14:textId="77777777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4551B478" w14:textId="77777777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english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!</w:t>
                            </w:r>
                            <w:r w:rsidRPr="00FE566F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english</w:t>
                            </w:r>
                          </w:p>
                          <w:p w14:paraId="0F7912E5" w14:textId="6A852CB1" w:rsidR="005773A7" w:rsidRPr="00FE566F" w:rsidRDefault="005773A7" w:rsidP="00FE56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E566F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 id="Text Box 7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fillcolor="#eeece1 [3214]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">
                <v:path arrowok="t"/>
                <v:textbox style="mso-fit-shape-to-text:t" inset="2mm,2mm,2mm,2mm">
                  <w:txbxContent>
                    <w:p w:rsidRPr="00FE566F" w:rsidR="00D820C4" w:rsidP="00FE566F" w:rsidRDefault="00D820C4" w14:paraId="5EB914FC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@IBAction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FE566F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loginButtonTouchUpInside(sender: </w:t>
                      </w:r>
                      <w:r w:rsidRPr="00FE566F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AnyObject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Pr="00FE566F" w:rsidR="00D820C4" w:rsidP="00FE566F" w:rsidRDefault="00D820C4" w14:paraId="7D67014D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:rsidRPr="00FE566F" w:rsidR="00D820C4" w:rsidP="00FE566F" w:rsidRDefault="00D820C4" w14:paraId="73A9ED8B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FE566F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!</w:t>
                      </w:r>
                      <w:r w:rsidRPr="00FE566F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english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:rsidRPr="00FE566F" w:rsidR="00D820C4" w:rsidP="00FE566F" w:rsidRDefault="00D820C4" w14:paraId="590AD007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 w:rsidRPr="00FE566F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saveUsernameLabel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FE566F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text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FE566F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"Save username:"</w:t>
                      </w:r>
                    </w:p>
                    <w:p w:rsidRPr="00FE566F" w:rsidR="00D820C4" w:rsidP="00FE566F" w:rsidRDefault="00D820C4" w14:paraId="0EDB70FE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}</w:t>
                      </w:r>
                    </w:p>
                    <w:p w:rsidRPr="00FE566F" w:rsidR="00D820C4" w:rsidP="00FE566F" w:rsidRDefault="00D820C4" w14:paraId="138A6897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FE566F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else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:rsidRPr="00FE566F" w:rsidR="00D820C4" w:rsidP="00FE566F" w:rsidRDefault="00D820C4" w14:paraId="3FDB11B1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 w:rsidRPr="00FE566F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saveUsernameLabel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FE566F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text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FE566F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"Benutzernamen speichern:"</w:t>
                      </w:r>
                    </w:p>
                    <w:p w:rsidRPr="00FE566F" w:rsidR="00D820C4" w:rsidP="00FE566F" w:rsidRDefault="00D820C4" w14:paraId="52428CEA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}</w:t>
                      </w:r>
                    </w:p>
                    <w:p w:rsidRPr="00FE566F" w:rsidR="00D820C4" w:rsidP="00FE566F" w:rsidRDefault="00D820C4" w14:paraId="5E24D023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:rsidRPr="00FE566F" w:rsidR="00D820C4" w:rsidP="00FE566F" w:rsidRDefault="00D820C4" w14:paraId="4551B478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FE566F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english</w:t>
                      </w: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!</w:t>
                      </w:r>
                      <w:r w:rsidRPr="00FE566F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english</w:t>
                      </w:r>
                    </w:p>
                    <w:p w:rsidRPr="00FE566F" w:rsidR="00D820C4" w:rsidP="00FE566F" w:rsidRDefault="00D820C4" w14:paraId="0F7912E5" w14:textId="6A852CB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E566F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107EFC" w14:textId="77777777" w:rsidR="00FE566F" w:rsidRPr="00217BBC" w:rsidRDefault="00FE566F" w:rsidP="00B15C86">
      <w:pPr>
        <w:jc w:val="both"/>
        <w:rPr>
          <w:lang w:val="hu-HU"/>
        </w:rPr>
      </w:pPr>
    </w:p>
    <w:p w14:paraId="0F32D17A" w14:textId="4CD031C2" w:rsidR="00FE566F" w:rsidRPr="00217BBC" w:rsidRDefault="00FE566F" w:rsidP="00FE566F">
      <w:pPr>
        <w:jc w:val="both"/>
        <w:rPr>
          <w:lang w:val="hu-HU"/>
        </w:rPr>
      </w:pPr>
      <w:r w:rsidRPr="00217BBC">
        <w:rPr>
          <w:lang w:val="hu-HU"/>
        </w:rPr>
        <w:lastRenderedPageBreak/>
        <w:t>Fut</w:t>
      </w:r>
      <w:ins w:id="86" w:author="Imre Kelényi" w:date="2015-03-25T17:09:00Z">
        <w:r w:rsidR="00476127">
          <w:rPr>
            <w:lang w:val="hu-HU"/>
          </w:rPr>
          <w:t>t</w:t>
        </w:r>
      </w:ins>
      <w:r w:rsidRPr="00217BBC">
        <w:rPr>
          <w:lang w:val="hu-HU"/>
        </w:rPr>
        <w:t>assuk le az alkalmazást, elforgatva is jól néz ki! Azonban ha rákattintunk a Switch Language gombra, akkor a Switch álló módban kilóg, pedig nem történt más, mint kipróbáltuk az alkalmazást német szöveggel.</w:t>
      </w:r>
    </w:p>
    <w:p w14:paraId="3A3AFFEE" w14:textId="77777777" w:rsidR="00FE566F" w:rsidRPr="00217BBC" w:rsidRDefault="00FE566F" w:rsidP="00FE566F">
      <w:pPr>
        <w:jc w:val="both"/>
        <w:rPr>
          <w:lang w:val="hu-HU"/>
        </w:rPr>
      </w:pPr>
    </w:p>
    <w:p w14:paraId="34D1BE92" w14:textId="546EBFA7" w:rsidR="00FE566F" w:rsidRPr="00217BBC" w:rsidRDefault="00FE566F" w:rsidP="00FE566F">
      <w:pPr>
        <w:jc w:val="both"/>
        <w:rPr>
          <w:lang w:val="hu-HU"/>
        </w:rPr>
      </w:pPr>
      <w:r w:rsidRPr="00217BBC">
        <w:rPr>
          <w:lang w:val="hu-HU"/>
        </w:rPr>
        <w:t>Szerencsére az Auto</w:t>
      </w:r>
      <w:ins w:id="87" w:author="Imre Kelényi" w:date="2015-03-25T17:09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 xml:space="preserve">Layout segítségével könnyedén tudjuk kezelni a dinamikus változásokat is a kényszerek </w:t>
      </w:r>
      <w:commentRangeStart w:id="88"/>
      <w:r w:rsidRPr="00217BBC">
        <w:rPr>
          <w:lang w:val="hu-HU"/>
        </w:rPr>
        <w:t>prioritásai segítségével</w:t>
      </w:r>
      <w:commentRangeEnd w:id="88"/>
      <w:r w:rsidRPr="00217BBC">
        <w:rPr>
          <w:rStyle w:val="CommentReference"/>
          <w:lang w:val="hu-HU"/>
        </w:rPr>
        <w:commentReference w:id="88"/>
      </w:r>
      <w:r w:rsidRPr="00217BBC">
        <w:rPr>
          <w:lang w:val="hu-HU"/>
        </w:rPr>
        <w:t>. Itt olyan kényszerekre van szükségünk, hogy “</w:t>
      </w:r>
      <w:r w:rsidRPr="00217BBC">
        <w:rPr>
          <w:i/>
          <w:lang w:val="hu-HU"/>
        </w:rPr>
        <w:t>ha lehetőség van rá, akkor a label és a switch közti távolság legyen 50, de a switch és a képernyő széle között mindig legyen legalább 20 egységnyi távolság</w:t>
      </w:r>
      <w:r w:rsidRPr="00217BBC">
        <w:rPr>
          <w:lang w:val="hu-HU"/>
        </w:rPr>
        <w:t xml:space="preserve">”.  Az első kényszernek kisebb lesz a prioritása, mert a második kényszer fontosabb. </w:t>
      </w:r>
    </w:p>
    <w:p w14:paraId="5B798339" w14:textId="77777777" w:rsidR="00FE566F" w:rsidRPr="00217BBC" w:rsidRDefault="00FE566F" w:rsidP="00FE566F">
      <w:pPr>
        <w:jc w:val="both"/>
        <w:rPr>
          <w:lang w:val="hu-HU"/>
        </w:rPr>
      </w:pPr>
    </w:p>
    <w:p w14:paraId="6881261E" w14:textId="478FE914" w:rsidR="00FE566F" w:rsidRPr="00217BBC" w:rsidRDefault="00FE566F" w:rsidP="00FE566F">
      <w:pPr>
        <w:jc w:val="both"/>
        <w:rPr>
          <w:lang w:val="hu-HU"/>
        </w:rPr>
      </w:pPr>
      <w:r w:rsidRPr="00217BBC">
        <w:rPr>
          <w:lang w:val="hu-HU"/>
        </w:rPr>
        <w:t>Ehhez jelöljük ki a Switchet és rögzítsük a view jobb széle és a közte lévő távolságot (</w:t>
      </w:r>
      <w:r w:rsidRPr="00217BBC">
        <w:rPr>
          <w:b/>
          <w:i/>
          <w:lang w:val="hu-HU"/>
        </w:rPr>
        <w:t>Pin / Trailing Space To Superview</w:t>
      </w:r>
      <w:r w:rsidRPr="00217BBC">
        <w:rPr>
          <w:lang w:val="hu-HU"/>
        </w:rPr>
        <w:t>), állítsuk be, hogy az érték legalább ekkora legyen (Relation: Greater Than Or Equal) illetve, állítsuk be, hogy a konstansa 0!</w:t>
      </w:r>
    </w:p>
    <w:p w14:paraId="5FAC1A7D" w14:textId="77777777" w:rsidR="00FE566F" w:rsidRDefault="00FE566F" w:rsidP="00FE566F">
      <w:pPr>
        <w:jc w:val="both"/>
        <w:rPr>
          <w:ins w:id="89" w:author="Tibor Kantor" w:date="2015-10-28T18:05:00Z"/>
          <w:lang w:val="hu-HU"/>
        </w:rPr>
      </w:pPr>
    </w:p>
    <w:p w14:paraId="3A97A518" w14:textId="66A55971" w:rsidR="00AD5F93" w:rsidRPr="00217BBC" w:rsidDel="00AD5F93" w:rsidRDefault="00AD5F93" w:rsidP="00FE566F">
      <w:pPr>
        <w:jc w:val="both"/>
        <w:rPr>
          <w:del w:id="90" w:author="Tibor Kantor" w:date="2015-10-28T18:05:00Z"/>
          <w:lang w:val="hu-HU"/>
        </w:rPr>
      </w:pPr>
      <w:ins w:id="91" w:author="Tibor Kantor" w:date="2015-10-28T18:05:00Z">
        <w:r>
          <w:rPr>
            <w:lang w:val="hu-HU"/>
          </w:rPr>
          <w:t>A kettő közti távolság kényszerének a prioritását meg vegyünk 900-ra!</w:t>
        </w:r>
      </w:ins>
    </w:p>
    <w:p w14:paraId="04791971" w14:textId="77777777" w:rsidR="00FE566F" w:rsidRPr="00217BBC" w:rsidDel="00AD5F93" w:rsidRDefault="00FE566F" w:rsidP="00FE566F">
      <w:pPr>
        <w:jc w:val="both"/>
        <w:rPr>
          <w:del w:id="92" w:author="Tibor Kantor" w:date="2015-10-28T18:05:00Z"/>
          <w:lang w:val="hu-HU"/>
        </w:rPr>
      </w:pPr>
    </w:p>
    <w:p w14:paraId="5975D04C" w14:textId="77777777" w:rsidR="00FE566F" w:rsidRPr="00217BBC" w:rsidRDefault="00FE566F" w:rsidP="00B15C86">
      <w:pPr>
        <w:jc w:val="both"/>
        <w:rPr>
          <w:lang w:val="hu-HU"/>
        </w:rPr>
      </w:pPr>
    </w:p>
    <w:p w14:paraId="2B9AE8F3" w14:textId="77777777" w:rsidR="00FE566F" w:rsidRPr="00217BBC" w:rsidRDefault="00FE566F" w:rsidP="00B15C86">
      <w:pPr>
        <w:jc w:val="both"/>
        <w:rPr>
          <w:lang w:val="hu-HU"/>
        </w:rPr>
      </w:pPr>
    </w:p>
    <w:p w14:paraId="2E102AF9" w14:textId="77777777" w:rsidR="006108A6" w:rsidRPr="00217BBC" w:rsidRDefault="006108A6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7A114135" wp14:editId="02FF93DB">
            <wp:extent cx="1826664" cy="178401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4.41.3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64" cy="178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BBC">
        <w:rPr>
          <w:lang w:val="hu-HU"/>
        </w:rPr>
        <w:t xml:space="preserve"> </w:t>
      </w:r>
      <w:r w:rsidRPr="00217BBC">
        <w:rPr>
          <w:noProof/>
        </w:rPr>
        <w:drawing>
          <wp:inline distT="0" distB="0" distL="0" distR="0" wp14:anchorId="08B2F786" wp14:editId="3CF070B4">
            <wp:extent cx="1826664" cy="180491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4.41.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64" cy="18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9DD3" w14:textId="77777777" w:rsidR="006108A6" w:rsidRPr="00217BBC" w:rsidRDefault="006108A6" w:rsidP="00B15C86">
      <w:pPr>
        <w:jc w:val="both"/>
        <w:rPr>
          <w:lang w:val="hu-HU"/>
        </w:rPr>
      </w:pPr>
    </w:p>
    <w:p w14:paraId="6C8FA7C6" w14:textId="3D4D6507" w:rsidR="006108A6" w:rsidRPr="00217BBC" w:rsidRDefault="006108A6" w:rsidP="00B15C86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4EC31B8D" wp14:editId="2E04D29B">
            <wp:extent cx="1847893" cy="61792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4.40.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93" cy="6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9127" w14:textId="77777777" w:rsidR="006108A6" w:rsidRPr="00217BBC" w:rsidRDefault="006108A6" w:rsidP="00B15C86">
      <w:pPr>
        <w:jc w:val="both"/>
        <w:rPr>
          <w:lang w:val="hu-HU"/>
        </w:rPr>
      </w:pPr>
    </w:p>
    <w:p w14:paraId="1805556B" w14:textId="1FAAB1F4" w:rsidR="006108A6" w:rsidRPr="00217BBC" w:rsidRDefault="006108A6" w:rsidP="00B15C86">
      <w:pPr>
        <w:jc w:val="both"/>
        <w:rPr>
          <w:lang w:val="hu-HU"/>
        </w:rPr>
      </w:pPr>
      <w:r w:rsidRPr="00217BBC">
        <w:rPr>
          <w:lang w:val="hu-HU"/>
        </w:rPr>
        <w:t>Próbáljuk ki az alkalmazást újra!</w:t>
      </w:r>
    </w:p>
    <w:p w14:paraId="38B77E3A" w14:textId="77777777" w:rsidR="009F3B7C" w:rsidRPr="00217BBC" w:rsidRDefault="009F3B7C" w:rsidP="00B15C86">
      <w:pPr>
        <w:jc w:val="both"/>
        <w:rPr>
          <w:lang w:val="hu-HU"/>
        </w:rPr>
      </w:pPr>
    </w:p>
    <w:p w14:paraId="6CD978C4" w14:textId="0C460F8E" w:rsidR="00DB28D6" w:rsidRPr="00217BBC" w:rsidRDefault="006108A6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Tegyünk be egy </w:t>
      </w:r>
      <w:ins w:id="93" w:author="Imre Kelényi" w:date="2015-03-25T17:09:00Z">
        <w:r w:rsidR="00476127">
          <w:rPr>
            <w:lang w:val="hu-HU"/>
          </w:rPr>
          <w:t>I</w:t>
        </w:r>
      </w:ins>
      <w:del w:id="94" w:author="Imre Kelényi" w:date="2015-03-25T17:09:00Z">
        <w:r w:rsidRPr="00217BBC" w:rsidDel="00476127">
          <w:rPr>
            <w:lang w:val="hu-HU"/>
          </w:rPr>
          <w:delText>i</w:delText>
        </w:r>
      </w:del>
      <w:r w:rsidRPr="00217BBC">
        <w:rPr>
          <w:lang w:val="hu-HU"/>
        </w:rPr>
        <w:t>mage</w:t>
      </w:r>
      <w:ins w:id="95" w:author="Imre Kelényi" w:date="2015-03-25T17:09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>View-t a Text</w:t>
      </w:r>
      <w:ins w:id="96" w:author="Imre Kelényi" w:date="2015-03-25T17:09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>Field fölé</w:t>
      </w:r>
      <w:r w:rsidR="0070130B" w:rsidRPr="00217BBC">
        <w:rPr>
          <w:lang w:val="hu-HU"/>
        </w:rPr>
        <w:t xml:space="preserve"> 288</w:t>
      </w:r>
      <w:r w:rsidR="00DB28D6" w:rsidRPr="00217BBC">
        <w:rPr>
          <w:lang w:val="hu-HU"/>
        </w:rPr>
        <w:t xml:space="preserve"> x 150-es méretben középre. Adjunk hozzá egy középre rendezést biztosító kényszert (</w:t>
      </w:r>
      <w:r w:rsidR="00DB28D6" w:rsidRPr="00217BBC">
        <w:rPr>
          <w:b/>
          <w:i/>
          <w:lang w:val="hu-HU"/>
        </w:rPr>
        <w:t>Align / Horizontal Ce</w:t>
      </w:r>
      <w:r w:rsidR="00A80ECD" w:rsidRPr="00217BBC">
        <w:rPr>
          <w:b/>
          <w:i/>
          <w:lang w:val="hu-HU"/>
        </w:rPr>
        <w:t>nter In Container</w:t>
      </w:r>
      <w:r w:rsidR="00A80ECD" w:rsidRPr="00217BBC">
        <w:rPr>
          <w:lang w:val="hu-HU"/>
        </w:rPr>
        <w:t>), majd pedig r</w:t>
      </w:r>
      <w:r w:rsidR="00DB28D6" w:rsidRPr="00217BBC">
        <w:rPr>
          <w:lang w:val="hu-HU"/>
        </w:rPr>
        <w:t>ögzítsük a méreteit (</w:t>
      </w:r>
      <w:r w:rsidR="00DB28D6" w:rsidRPr="00217BBC">
        <w:rPr>
          <w:b/>
          <w:i/>
          <w:lang w:val="hu-HU"/>
        </w:rPr>
        <w:t>Pin / Width és Height</w:t>
      </w:r>
      <w:r w:rsidR="00DB28D6" w:rsidRPr="00217BBC">
        <w:rPr>
          <w:lang w:val="hu-HU"/>
        </w:rPr>
        <w:t xml:space="preserve">) és a Top </w:t>
      </w:r>
      <w:ins w:id="97" w:author="Imre Kelényi" w:date="2015-03-25T17:10:00Z">
        <w:r w:rsidR="00476127">
          <w:rPr>
            <w:lang w:val="hu-HU"/>
          </w:rPr>
          <w:t>L</w:t>
        </w:r>
      </w:ins>
      <w:del w:id="98" w:author="Imre Kelényi" w:date="2015-03-25T17:10:00Z">
        <w:r w:rsidR="00DB28D6" w:rsidRPr="00217BBC" w:rsidDel="00476127">
          <w:rPr>
            <w:lang w:val="hu-HU"/>
          </w:rPr>
          <w:delText>l</w:delText>
        </w:r>
      </w:del>
      <w:r w:rsidR="00DB28D6" w:rsidRPr="00217BBC">
        <w:rPr>
          <w:lang w:val="hu-HU"/>
        </w:rPr>
        <w:t xml:space="preserve">ayout </w:t>
      </w:r>
      <w:ins w:id="99" w:author="Imre Kelényi" w:date="2015-03-25T17:10:00Z">
        <w:r w:rsidR="00476127">
          <w:rPr>
            <w:lang w:val="hu-HU"/>
          </w:rPr>
          <w:t>G</w:t>
        </w:r>
      </w:ins>
      <w:del w:id="100" w:author="Imre Kelényi" w:date="2015-03-25T17:10:00Z">
        <w:r w:rsidR="00DB28D6" w:rsidRPr="00217BBC" w:rsidDel="00476127">
          <w:rPr>
            <w:lang w:val="hu-HU"/>
          </w:rPr>
          <w:delText>g</w:delText>
        </w:r>
      </w:del>
      <w:r w:rsidR="00DB28D6" w:rsidRPr="00217BBC">
        <w:rPr>
          <w:lang w:val="hu-HU"/>
        </w:rPr>
        <w:t>uide</w:t>
      </w:r>
      <w:r w:rsidR="00E961A1" w:rsidRPr="00217BBC">
        <w:rPr>
          <w:lang w:val="hu-HU"/>
        </w:rPr>
        <w:t>-tól mért távolságot ez legyen 0</w:t>
      </w:r>
      <w:r w:rsidR="00DB28D6" w:rsidRPr="00217BBC">
        <w:rPr>
          <w:lang w:val="hu-HU"/>
        </w:rPr>
        <w:t xml:space="preserve"> (</w:t>
      </w:r>
      <w:r w:rsidR="00DB28D6" w:rsidRPr="00217BBC">
        <w:rPr>
          <w:b/>
          <w:i/>
          <w:lang w:val="hu-HU"/>
        </w:rPr>
        <w:t>Pin / Top Layout Guide</w:t>
      </w:r>
      <w:r w:rsidR="00DB28D6" w:rsidRPr="00217BBC">
        <w:rPr>
          <w:lang w:val="hu-HU"/>
        </w:rPr>
        <w:t>)</w:t>
      </w:r>
      <w:r w:rsidR="0070130B" w:rsidRPr="00217BBC">
        <w:rPr>
          <w:lang w:val="hu-HU"/>
        </w:rPr>
        <w:t>.</w:t>
      </w:r>
    </w:p>
    <w:p w14:paraId="6F611FCB" w14:textId="77777777" w:rsidR="0070130B" w:rsidRPr="00217BBC" w:rsidRDefault="0070130B" w:rsidP="00B15C86">
      <w:pPr>
        <w:jc w:val="both"/>
        <w:rPr>
          <w:lang w:val="hu-HU"/>
        </w:rPr>
      </w:pPr>
    </w:p>
    <w:p w14:paraId="19D6754D" w14:textId="107EF04E" w:rsidR="002366F5" w:rsidRPr="00217BBC" w:rsidRDefault="0070130B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Ezek után a felső </w:t>
      </w:r>
      <w:ins w:id="101" w:author="Imre Kelényi" w:date="2015-03-25T17:09:00Z">
        <w:r w:rsidR="00476127">
          <w:rPr>
            <w:lang w:val="hu-HU"/>
          </w:rPr>
          <w:t>T</w:t>
        </w:r>
      </w:ins>
      <w:del w:id="102" w:author="Imre Kelényi" w:date="2015-03-25T17:09:00Z">
        <w:r w:rsidRPr="00217BBC" w:rsidDel="00476127">
          <w:rPr>
            <w:lang w:val="hu-HU"/>
          </w:rPr>
          <w:delText>t</w:delText>
        </w:r>
      </w:del>
      <w:r w:rsidRPr="00217BBC">
        <w:rPr>
          <w:lang w:val="hu-HU"/>
        </w:rPr>
        <w:t>ext</w:t>
      </w:r>
      <w:ins w:id="103" w:author="Imre Kelényi" w:date="2015-03-25T17:10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 xml:space="preserve">Fieldhez adjuk hozzá egy kényszert, ami a képtől mért távolságot rögzíti </w:t>
      </w:r>
      <w:r w:rsidR="002366F5" w:rsidRPr="00217BBC">
        <w:rPr>
          <w:lang w:val="hu-HU"/>
        </w:rPr>
        <w:t xml:space="preserve">15 egységre. </w:t>
      </w:r>
    </w:p>
    <w:p w14:paraId="776934AB" w14:textId="77777777" w:rsidR="002366F5" w:rsidRPr="00217BBC" w:rsidRDefault="002366F5" w:rsidP="00B15C86">
      <w:pPr>
        <w:jc w:val="both"/>
        <w:rPr>
          <w:lang w:val="hu-HU"/>
        </w:rPr>
      </w:pPr>
    </w:p>
    <w:p w14:paraId="7C0DB072" w14:textId="158AFFAB" w:rsidR="0070130B" w:rsidRPr="00217BBC" w:rsidRDefault="002366F5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Ez ellentmond a </w:t>
      </w:r>
      <w:ins w:id="104" w:author="Imre Kelényi" w:date="2015-03-25T17:10:00Z">
        <w:r w:rsidR="00476127">
          <w:rPr>
            <w:lang w:val="hu-HU"/>
          </w:rPr>
          <w:t>T</w:t>
        </w:r>
      </w:ins>
      <w:del w:id="105" w:author="Imre Kelényi" w:date="2015-03-25T17:10:00Z">
        <w:r w:rsidRPr="00217BBC" w:rsidDel="00476127">
          <w:rPr>
            <w:lang w:val="hu-HU"/>
          </w:rPr>
          <w:delText>t</w:delText>
        </w:r>
      </w:del>
      <w:r w:rsidRPr="00217BBC">
        <w:rPr>
          <w:lang w:val="hu-HU"/>
        </w:rPr>
        <w:t>ext</w:t>
      </w:r>
      <w:ins w:id="106" w:author="Imre Kelényi" w:date="2015-03-25T17:10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>Field másik kényszerének, ami Top Layout Guide-tól miért távolságát rögzíti, ezt piros színnel jelzi a rendszer:</w:t>
      </w:r>
    </w:p>
    <w:p w14:paraId="1A166E26" w14:textId="77777777" w:rsidR="002366F5" w:rsidRPr="00217BBC" w:rsidRDefault="002366F5" w:rsidP="00B15C86">
      <w:pPr>
        <w:jc w:val="both"/>
        <w:rPr>
          <w:lang w:val="hu-HU"/>
        </w:rPr>
      </w:pPr>
    </w:p>
    <w:p w14:paraId="48B92947" w14:textId="51270670" w:rsidR="002366F5" w:rsidRPr="00217BBC" w:rsidRDefault="002366F5" w:rsidP="00B15C86">
      <w:pPr>
        <w:jc w:val="both"/>
        <w:rPr>
          <w:lang w:val="hu-HU"/>
        </w:rPr>
      </w:pPr>
      <w:r w:rsidRPr="00217BBC">
        <w:rPr>
          <w:noProof/>
        </w:rPr>
        <w:lastRenderedPageBreak/>
        <w:drawing>
          <wp:inline distT="0" distB="0" distL="0" distR="0" wp14:anchorId="612EE4E8" wp14:editId="35A47BB8">
            <wp:extent cx="2855364" cy="14483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3 at 17.23.0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64" cy="14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1BFD" w14:textId="77777777" w:rsidR="002366F5" w:rsidRPr="00217BBC" w:rsidRDefault="002366F5" w:rsidP="00B15C86">
      <w:pPr>
        <w:jc w:val="both"/>
        <w:rPr>
          <w:lang w:val="hu-HU"/>
        </w:rPr>
      </w:pPr>
    </w:p>
    <w:p w14:paraId="4ADD59BA" w14:textId="52A56DBC" w:rsidR="002366F5" w:rsidRPr="00217BBC" w:rsidRDefault="002366F5" w:rsidP="00B15C86">
      <w:pPr>
        <w:jc w:val="both"/>
        <w:rPr>
          <w:lang w:val="hu-HU"/>
        </w:rPr>
      </w:pPr>
      <w:r w:rsidRPr="00217BBC">
        <w:rPr>
          <w:lang w:val="hu-HU"/>
        </w:rPr>
        <w:t xml:space="preserve">Ha futtatjuk az alkalmazást, akkor hiba nélkül fut, ugyanakkor konzolban látjuk, hogy a kényszereink egy időben nem </w:t>
      </w:r>
      <w:commentRangeStart w:id="107"/>
      <w:r w:rsidRPr="00217BBC">
        <w:rPr>
          <w:lang w:val="hu-HU"/>
        </w:rPr>
        <w:t>teljesíthetők.</w:t>
      </w:r>
      <w:commentRangeEnd w:id="107"/>
      <w:r w:rsidRPr="00217BBC">
        <w:rPr>
          <w:rStyle w:val="CommentReference"/>
          <w:lang w:val="hu-HU"/>
        </w:rPr>
        <w:commentReference w:id="107"/>
      </w:r>
    </w:p>
    <w:p w14:paraId="28C823D8" w14:textId="77777777" w:rsidR="002366F5" w:rsidRPr="00217BBC" w:rsidRDefault="002366F5" w:rsidP="00B15C86">
      <w:pPr>
        <w:jc w:val="both"/>
        <w:rPr>
          <w:lang w:val="hu-HU"/>
        </w:rPr>
      </w:pPr>
    </w:p>
    <w:p w14:paraId="009821C9" w14:textId="780F657B" w:rsidR="00D82246" w:rsidRPr="00217BBC" w:rsidRDefault="002366F5" w:rsidP="00B15C86">
      <w:pPr>
        <w:jc w:val="both"/>
        <w:rPr>
          <w:lang w:val="hu-HU"/>
        </w:rPr>
      </w:pPr>
      <w:r w:rsidRPr="00217BBC">
        <w:rPr>
          <w:lang w:val="hu-HU"/>
        </w:rPr>
        <w:t>Töröljük hát a Top Layout Guide és a Text</w:t>
      </w:r>
      <w:ins w:id="108" w:author="Imre Kelényi" w:date="2015-03-25T17:10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>Field teteje közti távolság kényszert!</w:t>
      </w:r>
      <w:r w:rsidR="00D82246" w:rsidRPr="00217BBC">
        <w:rPr>
          <w:lang w:val="hu-HU"/>
        </w:rPr>
        <w:t xml:space="preserve"> Mivel minden elem a felső Text</w:t>
      </w:r>
      <w:ins w:id="109" w:author="Imre Kelényi" w:date="2015-03-25T17:10:00Z">
        <w:r w:rsidR="00476127">
          <w:rPr>
            <w:lang w:val="hu-HU"/>
          </w:rPr>
          <w:t xml:space="preserve"> </w:t>
        </w:r>
      </w:ins>
      <w:r w:rsidR="00D82246" w:rsidRPr="00217BBC">
        <w:rPr>
          <w:lang w:val="hu-HU"/>
        </w:rPr>
        <w:t xml:space="preserve">Field-hez igazodik, így rossz helyen vannak, ahogy azt a Document Outline is mutatja. </w:t>
      </w:r>
    </w:p>
    <w:p w14:paraId="38C5A345" w14:textId="77777777" w:rsidR="00D82246" w:rsidRPr="00217BBC" w:rsidRDefault="00D82246" w:rsidP="00B15C86">
      <w:pPr>
        <w:jc w:val="both"/>
        <w:rPr>
          <w:lang w:val="hu-HU"/>
        </w:rPr>
      </w:pPr>
    </w:p>
    <w:p w14:paraId="34612040" w14:textId="1BA7B9C7" w:rsidR="0070130B" w:rsidRDefault="00E45E77" w:rsidP="00B15C86">
      <w:pPr>
        <w:jc w:val="both"/>
        <w:rPr>
          <w:ins w:id="110" w:author="Tibor Kantor" w:date="2015-10-29T11:09:00Z"/>
          <w:lang w:val="hu-HU"/>
        </w:rPr>
      </w:pPr>
      <w:r w:rsidRPr="00217BBC">
        <w:rPr>
          <w:lang w:val="hu-HU"/>
        </w:rPr>
        <w:t>Ahhoz, hogy</w:t>
      </w:r>
      <w:r w:rsidR="00B83E33" w:rsidRPr="00217BBC">
        <w:rPr>
          <w:lang w:val="hu-HU"/>
        </w:rPr>
        <w:t xml:space="preserve"> minden elem a helyére kerüljön</w:t>
      </w:r>
      <w:r w:rsidRPr="00217BBC">
        <w:rPr>
          <w:lang w:val="hu-HU"/>
        </w:rPr>
        <w:t>, jelöljük ki a teljes ViewController-t és a Re</w:t>
      </w:r>
      <w:ins w:id="111" w:author="Guest" w:date="2015-03-25T16:27:00Z">
        <w:r w:rsidR="1BA7B9C7" w:rsidRPr="00217BBC">
          <w:rPr>
            <w:lang w:val="hu-HU"/>
          </w:rPr>
          <w:t>s</w:t>
        </w:r>
      </w:ins>
      <w:r w:rsidRPr="00217BBC">
        <w:rPr>
          <w:lang w:val="hu-HU"/>
        </w:rPr>
        <w:t>olve Auto Layout Issues menüből válasszuk az Update frames-t!</w:t>
      </w:r>
    </w:p>
    <w:p w14:paraId="4071E1DA" w14:textId="77777777" w:rsidR="005773A7" w:rsidRDefault="005773A7" w:rsidP="00B15C86">
      <w:pPr>
        <w:jc w:val="both"/>
        <w:rPr>
          <w:ins w:id="112" w:author="Tibor Kantor" w:date="2015-10-29T11:09:00Z"/>
          <w:lang w:val="hu-HU"/>
        </w:rPr>
      </w:pPr>
    </w:p>
    <w:p w14:paraId="6BF24913" w14:textId="48EA58C9" w:rsidR="005773A7" w:rsidRPr="00217BBC" w:rsidRDefault="005773A7" w:rsidP="00B15C86">
      <w:pPr>
        <w:jc w:val="both"/>
        <w:rPr>
          <w:lang w:val="hu-HU"/>
        </w:rPr>
      </w:pPr>
      <w:ins w:id="113" w:author="Tibor Kantor" w:date="2015-10-29T11:09:00Z">
        <w:r>
          <w:rPr>
            <w:lang w:val="hu-HU"/>
          </w:rPr>
          <w:t>Képnek állítsuk be a sötétebbik Aut logót!</w:t>
        </w:r>
      </w:ins>
    </w:p>
    <w:p w14:paraId="166F33A9" w14:textId="77777777" w:rsidR="00E45E77" w:rsidRPr="00217BBC" w:rsidRDefault="00E45E77" w:rsidP="00B15C86">
      <w:pPr>
        <w:jc w:val="both"/>
        <w:rPr>
          <w:lang w:val="hu-HU"/>
        </w:rPr>
      </w:pPr>
    </w:p>
    <w:p w14:paraId="5B5177D1" w14:textId="77777777" w:rsidR="00E961A1" w:rsidRPr="00217BBC" w:rsidDel="000E4B23" w:rsidRDefault="00E961A1" w:rsidP="00B15C86">
      <w:pPr>
        <w:jc w:val="both"/>
        <w:rPr>
          <w:del w:id="114" w:author="Tibor Kantor" w:date="2015-10-29T10:58:00Z"/>
          <w:lang w:val="hu-HU"/>
        </w:rPr>
      </w:pPr>
    </w:p>
    <w:p w14:paraId="5F6E64D1" w14:textId="77777777" w:rsidR="00E961A1" w:rsidRPr="00217BBC" w:rsidDel="000E4B23" w:rsidRDefault="00E961A1" w:rsidP="00B15C86">
      <w:pPr>
        <w:jc w:val="both"/>
        <w:rPr>
          <w:del w:id="115" w:author="Tibor Kantor" w:date="2015-10-29T10:58:00Z"/>
          <w:lang w:val="hu-HU"/>
        </w:rPr>
      </w:pPr>
    </w:p>
    <w:p w14:paraId="431D9E5B" w14:textId="5D9B9873" w:rsidR="00E45E77" w:rsidRPr="00217BBC" w:rsidRDefault="00E45E77" w:rsidP="00B15C86">
      <w:pPr>
        <w:jc w:val="both"/>
        <w:rPr>
          <w:lang w:val="hu-HU"/>
        </w:rPr>
      </w:pPr>
      <w:r w:rsidRPr="00217BBC">
        <w:rPr>
          <w:lang w:val="hu-HU"/>
        </w:rPr>
        <w:t>Fut</w:t>
      </w:r>
      <w:ins w:id="116" w:author="Imre Kelényi" w:date="2015-03-25T17:10:00Z">
        <w:r w:rsidR="00476127">
          <w:rPr>
            <w:lang w:val="hu-HU"/>
          </w:rPr>
          <w:t>t</w:t>
        </w:r>
      </w:ins>
      <w:r w:rsidRPr="00217BBC">
        <w:rPr>
          <w:lang w:val="hu-HU"/>
        </w:rPr>
        <w:t>assuk az alkalmazást és kattints</w:t>
      </w:r>
      <w:r w:rsidR="00B83E33" w:rsidRPr="00217BBC">
        <w:rPr>
          <w:lang w:val="hu-HU"/>
        </w:rPr>
        <w:t>unk bele a TextField-</w:t>
      </w:r>
      <w:ins w:id="117" w:author="Guest" w:date="2015-03-25T16:28:00Z">
        <w:r w:rsidR="5D9B9873" w:rsidRPr="00217BBC">
          <w:rPr>
            <w:lang w:val="hu-HU"/>
          </w:rPr>
          <w:t>e</w:t>
        </w:r>
      </w:ins>
      <w:r w:rsidRPr="00217BBC">
        <w:rPr>
          <w:lang w:val="hu-HU"/>
        </w:rPr>
        <w:t>kbe. Szerencsére a billentyűzet nem takarja ki egyiket sem. Legalábbis portrait módban... Landscape állapotban mindkettőt.</w:t>
      </w:r>
    </w:p>
    <w:p w14:paraId="1522EFF0" w14:textId="77777777" w:rsidR="00E45E77" w:rsidRPr="00217BBC" w:rsidRDefault="00E45E77" w:rsidP="00B15C86">
      <w:pPr>
        <w:jc w:val="both"/>
        <w:rPr>
          <w:lang w:val="hu-HU"/>
        </w:rPr>
      </w:pPr>
    </w:p>
    <w:p w14:paraId="6BAE14DF" w14:textId="68574F6D" w:rsidR="00E45E77" w:rsidRPr="00217BBC" w:rsidRDefault="00E45E77" w:rsidP="00B15C86">
      <w:pPr>
        <w:jc w:val="both"/>
        <w:rPr>
          <w:lang w:val="hu-HU"/>
        </w:rPr>
      </w:pPr>
      <w:r w:rsidRPr="00217BBC">
        <w:rPr>
          <w:lang w:val="hu-HU"/>
        </w:rPr>
        <w:t>A legegyszerűbb megoldás, ha billentyűzet megjele</w:t>
      </w:r>
      <w:r w:rsidR="000429C1" w:rsidRPr="00217BBC">
        <w:rPr>
          <w:lang w:val="hu-HU"/>
        </w:rPr>
        <w:t>nésekor minden elemet feltolunk. Függőlegesen minden elem valójában a ImageView-hoz igazodik, így ennek a pozícióját kell megváltozta</w:t>
      </w:r>
      <w:ins w:id="118" w:author="Imre Kelényi" w:date="2015-03-25T17:10:00Z">
        <w:r w:rsidR="00476127">
          <w:rPr>
            <w:lang w:val="hu-HU"/>
          </w:rPr>
          <w:t>t</w:t>
        </w:r>
      </w:ins>
      <w:r w:rsidR="000429C1" w:rsidRPr="00217BBC">
        <w:rPr>
          <w:lang w:val="hu-HU"/>
        </w:rPr>
        <w:t>ni annak megfelelően, hogy megjelenik a billentyűzet.</w:t>
      </w:r>
    </w:p>
    <w:p w14:paraId="3C9FA462" w14:textId="77777777" w:rsidR="00D820C4" w:rsidRPr="00217BBC" w:rsidRDefault="00D820C4" w:rsidP="00B15C86">
      <w:pPr>
        <w:jc w:val="both"/>
        <w:rPr>
          <w:lang w:val="hu-HU"/>
        </w:rPr>
      </w:pPr>
    </w:p>
    <w:p w14:paraId="539DF99C" w14:textId="1AFD4C73" w:rsidR="00D820C4" w:rsidRPr="00217BBC" w:rsidRDefault="00D820C4" w:rsidP="00B15C86">
      <w:pPr>
        <w:jc w:val="both"/>
        <w:rPr>
          <w:lang w:val="hu-HU"/>
        </w:rPr>
      </w:pPr>
      <w:r w:rsidRPr="00217BBC">
        <w:rPr>
          <w:lang w:val="hu-HU"/>
        </w:rPr>
        <w:t>Vegyünk fel egy outletet a kép Top Layout Guide kényszeréhez, ehhez jelöljük ki a kényszert, majd a szokásos módon húzzuk át a fájlba az Assistant Editorban</w:t>
      </w:r>
      <w:ins w:id="119" w:author="Tibor Kantor" w:date="2015-10-28T18:15:00Z">
        <w:r w:rsidR="006473BE">
          <w:rPr>
            <w:lang w:val="hu-HU"/>
          </w:rPr>
          <w:t xml:space="preserve"> az outlet neve legyen imageViewTop</w:t>
        </w:r>
      </w:ins>
      <w:ins w:id="120" w:author="Tibor Kantor" w:date="2015-10-28T18:16:00Z">
        <w:r w:rsidR="006473BE">
          <w:rPr>
            <w:lang w:val="hu-HU"/>
          </w:rPr>
          <w:t>Constraint</w:t>
        </w:r>
      </w:ins>
      <w:r w:rsidRPr="00217BBC">
        <w:rPr>
          <w:lang w:val="hu-HU"/>
        </w:rPr>
        <w:t>.</w:t>
      </w:r>
    </w:p>
    <w:p w14:paraId="016A3829" w14:textId="77777777" w:rsidR="00E961A1" w:rsidRPr="00217BBC" w:rsidRDefault="00E961A1" w:rsidP="00B15C86">
      <w:pPr>
        <w:jc w:val="both"/>
        <w:rPr>
          <w:lang w:val="hu-HU"/>
        </w:rPr>
      </w:pPr>
    </w:p>
    <w:p w14:paraId="62F9311E" w14:textId="0CDE3CE5" w:rsidR="00E961A1" w:rsidRPr="00217BBC" w:rsidRDefault="00E961A1" w:rsidP="00B15C86">
      <w:pPr>
        <w:jc w:val="both"/>
        <w:rPr>
          <w:lang w:val="hu-HU"/>
        </w:rPr>
      </w:pPr>
      <w:r w:rsidRPr="00217BBC">
        <w:rPr>
          <w:lang w:val="hu-HU"/>
        </w:rPr>
        <w:t>Továbbá vegyünk fel egy outletet az alsó textFieldhez passwordTextField néven.</w:t>
      </w:r>
    </w:p>
    <w:p w14:paraId="6416DB12" w14:textId="77777777" w:rsidR="00D820C4" w:rsidRPr="00217BBC" w:rsidRDefault="00D820C4" w:rsidP="00B15C86">
      <w:pPr>
        <w:jc w:val="both"/>
        <w:rPr>
          <w:lang w:val="hu-HU"/>
        </w:rPr>
      </w:pPr>
    </w:p>
    <w:p w14:paraId="65E89017" w14:textId="5BDF28B7" w:rsidR="00D820C4" w:rsidRPr="00217BBC" w:rsidRDefault="00D820C4" w:rsidP="00B15C86">
      <w:pPr>
        <w:jc w:val="both"/>
        <w:rPr>
          <w:lang w:val="hu-HU"/>
        </w:rPr>
      </w:pPr>
      <w:r w:rsidRPr="00217BBC">
        <w:rPr>
          <w:lang w:val="hu-HU"/>
        </w:rPr>
        <w:t>Ezek után iratkozzunk fel a billentyűzet megjelenése és eltűnése rendszer eseményekre a viewWillAppear és viewVillDisapear metódusokban:</w:t>
      </w:r>
    </w:p>
    <w:p w14:paraId="6600106E" w14:textId="77777777" w:rsidR="00D820C4" w:rsidRPr="00217BBC" w:rsidRDefault="00D820C4" w:rsidP="00B15C86">
      <w:pPr>
        <w:jc w:val="both"/>
        <w:rPr>
          <w:lang w:val="hu-HU"/>
        </w:rPr>
      </w:pPr>
    </w:p>
    <w:p w14:paraId="0D1F0DA5" w14:textId="33B88DF5" w:rsidR="0070130B" w:rsidRPr="00217BBC" w:rsidRDefault="00D820C4" w:rsidP="00B15C86">
      <w:pPr>
        <w:jc w:val="both"/>
        <w:rPr>
          <w:lang w:val="hu-HU"/>
        </w:rPr>
      </w:pPr>
      <w:r w:rsidRPr="00217BBC">
        <w:rPr>
          <w:noProof/>
        </w:rPr>
        <mc:AlternateContent>
          <mc:Choice Requires="wps">
            <w:drawing>
              <wp:inline distT="0" distB="0" distL="0" distR="0" wp14:anchorId="4A2ABF5A" wp14:editId="64FBC73F">
                <wp:extent cx="5257800" cy="1739900"/>
                <wp:effectExtent l="0" t="0" r="0" b="12700"/>
                <wp:docPr id="2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F77AA" w14:textId="77777777" w:rsidR="005773A7" w:rsidRPr="00D820C4" w:rsidRDefault="005773A7" w:rsidP="00D820C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820C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viewWillAppear(animated: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Bool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C6E7BB7" w14:textId="77777777" w:rsidR="005773A7" w:rsidRPr="00D820C4" w:rsidRDefault="005773A7" w:rsidP="00D820C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NSNotificationCenter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defaultCenter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addObserver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selector: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"keyboardWillShow:"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name: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UIKeyboardWillShowNotification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object: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58CF5D9" w14:textId="77777777" w:rsidR="005773A7" w:rsidRPr="00D820C4" w:rsidRDefault="005773A7" w:rsidP="00D820C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NSNotificationCenter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defaultCenter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addObserver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selector: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"keyboardWillHide:"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name: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UIKeyboardWillHideNotification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object: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BC03B8F" w14:textId="77777777" w:rsidR="005773A7" w:rsidRPr="00D820C4" w:rsidRDefault="005773A7" w:rsidP="00D820C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8B9997F" w14:textId="77777777" w:rsidR="005773A7" w:rsidRPr="00D820C4" w:rsidRDefault="005773A7" w:rsidP="00D820C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5342479F" w14:textId="77777777" w:rsidR="005773A7" w:rsidRPr="00D820C4" w:rsidRDefault="005773A7" w:rsidP="00D820C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820C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viewWillDisappear(animated: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Bool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30C2783A" w14:textId="77777777" w:rsidR="005773A7" w:rsidRPr="00D820C4" w:rsidRDefault="005773A7" w:rsidP="00D820C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NSNotificationCenter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defaultCenter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removeObserver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6579B64" w14:textId="2F8B1E44" w:rsidR="005773A7" w:rsidRPr="00D820C4" w:rsidRDefault="005773A7" w:rsidP="00D820C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820C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 id="_x0000_s1028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#eeece1 [3214]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">
                <v:path arrowok="t"/>
                <v:textbox style="mso-fit-shape-to-text:t" inset="2mm,2mm,2mm,2mm">
                  <w:txbxContent>
                    <w:p w:rsidRPr="00D820C4" w:rsidR="00D820C4" w:rsidP="00D820C4" w:rsidRDefault="00D820C4" w14:paraId="400F77AA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D820C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820C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viewWillAppear(animated: </w:t>
                      </w:r>
                      <w:r w:rsidRPr="00D820C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Bool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Pr="00D820C4" w:rsidR="00D820C4" w:rsidP="00D820C4" w:rsidRDefault="00D820C4" w14:paraId="2C6E7BB7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D820C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NSNotificationCenter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D820C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defaultCenter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().</w:t>
                      </w:r>
                      <w:r w:rsidRPr="00D820C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addObserver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D820C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selector: </w:t>
                      </w:r>
                      <w:r w:rsidRPr="00D820C4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"keyboardWillShow:"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name: </w:t>
                      </w:r>
                      <w:r w:rsidRPr="00D820C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UIKeyboardWillShowNotification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object: </w:t>
                      </w:r>
                      <w:r w:rsidRPr="00D820C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Pr="00D820C4" w:rsidR="00D820C4" w:rsidP="00D820C4" w:rsidRDefault="00D820C4" w14:paraId="258CF5D9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D820C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NSNotificationCenter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D820C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defaultCenter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().</w:t>
                      </w:r>
                      <w:r w:rsidRPr="00D820C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addObserver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D820C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selector: </w:t>
                      </w:r>
                      <w:r w:rsidRPr="00D820C4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"keyboardWillHide:"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name: </w:t>
                      </w:r>
                      <w:r w:rsidRPr="00D820C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UIKeyboardWillHideNotification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object: </w:t>
                      </w:r>
                      <w:r w:rsidRPr="00D820C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Pr="00D820C4" w:rsidR="00D820C4" w:rsidP="00D820C4" w:rsidRDefault="00D820C4" w14:paraId="2BC03B8F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:rsidRPr="00D820C4" w:rsidR="00D820C4" w:rsidP="00D820C4" w:rsidRDefault="00D820C4" w14:paraId="08B9997F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  <w:p w:rsidRPr="00D820C4" w:rsidR="00D820C4" w:rsidP="00D820C4" w:rsidRDefault="00D820C4" w14:paraId="5342479F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D820C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820C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viewWillDisappear(animated: </w:t>
                      </w:r>
                      <w:r w:rsidRPr="00D820C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Bool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Pr="00D820C4" w:rsidR="00D820C4" w:rsidP="00D820C4" w:rsidRDefault="00D820C4" w14:paraId="30C2783A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D820C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NSNotificationCenter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D820C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defaultCenter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().</w:t>
                      </w:r>
                      <w:r w:rsidRPr="00D820C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removeObserver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D820C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Pr="00D820C4" w:rsidR="00D820C4" w:rsidP="00D820C4" w:rsidRDefault="00D820C4" w14:paraId="56579B64" w14:textId="2F8B1E4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D820C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14DE57" w14:textId="38F3FA19" w:rsidR="00D820C4" w:rsidRPr="00217BBC" w:rsidRDefault="00066B23" w:rsidP="00B15C86">
      <w:pPr>
        <w:jc w:val="both"/>
        <w:rPr>
          <w:lang w:val="hu-HU"/>
        </w:rPr>
      </w:pPr>
      <w:r w:rsidRPr="00217BBC">
        <w:rPr>
          <w:noProof/>
        </w:rPr>
        <mc:AlternateContent>
          <mc:Choice Requires="wps">
            <w:drawing>
              <wp:inline distT="0" distB="0" distL="0" distR="0" wp14:anchorId="4AD856A4" wp14:editId="63832374">
                <wp:extent cx="5257800" cy="301625"/>
                <wp:effectExtent l="0" t="0" r="25400" b="38100"/>
                <wp:docPr id="28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3016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8D00C" w14:textId="0DEB23EE" w:rsidR="005773A7" w:rsidRPr="00E47556" w:rsidRDefault="005773A7" w:rsidP="00066B23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B83E33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https://gist.github.com/DjCantor/c55d7a3be17d6c23d744#file-viewappearingfunctions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 id="_x0000_s1029" style="width:414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#1c1a10 [334]" strokecolor="black [3213]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">
                <v:path arrowok="t"/>
                <v:textbox style="mso-fit-shape-to-text:t" inset="2mm,2mm,2mm,2mm">
                  <w:txbxContent>
                    <w:p w:rsidRPr="00E47556" w:rsidR="007457DE" w:rsidP="00066B23" w:rsidRDefault="007457DE" w14:paraId="2948D00C" w14:textId="0DEB23EE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B83E33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https://gist.github.com/DjCantor/c55d7a3be17d6c23d744#file-viewappearingfunctions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023C84" w14:textId="77777777" w:rsidR="00066B23" w:rsidRPr="00217BBC" w:rsidRDefault="00066B23" w:rsidP="00B15C86">
      <w:pPr>
        <w:jc w:val="both"/>
        <w:rPr>
          <w:lang w:val="hu-HU"/>
        </w:rPr>
      </w:pPr>
    </w:p>
    <w:p w14:paraId="46A25598" w14:textId="7AA3650A" w:rsidR="00D820C4" w:rsidRPr="00217BBC" w:rsidRDefault="00D820C4" w:rsidP="00B15C86">
      <w:pPr>
        <w:jc w:val="both"/>
        <w:rPr>
          <w:lang w:val="hu-HU"/>
        </w:rPr>
      </w:pPr>
      <w:r w:rsidRPr="00217BBC">
        <w:rPr>
          <w:lang w:val="hu-HU"/>
        </w:rPr>
        <w:lastRenderedPageBreak/>
        <w:t>Valósítsuk meg a két függvényt:</w:t>
      </w:r>
    </w:p>
    <w:p w14:paraId="44D2D8D6" w14:textId="77777777" w:rsidR="00E961A1" w:rsidRPr="00217BBC" w:rsidRDefault="00E961A1" w:rsidP="00B15C86">
      <w:pPr>
        <w:jc w:val="both"/>
        <w:rPr>
          <w:lang w:val="hu-HU"/>
        </w:rPr>
      </w:pPr>
    </w:p>
    <w:p w14:paraId="49C00D0B" w14:textId="1DF7C0ED" w:rsidR="00E961A1" w:rsidRPr="00217BBC" w:rsidRDefault="00183D54" w:rsidP="00B15C86">
      <w:pPr>
        <w:jc w:val="both"/>
        <w:rPr>
          <w:lang w:val="hu-HU"/>
        </w:rPr>
      </w:pPr>
      <w:r w:rsidRPr="00217BBC">
        <w:rPr>
          <w:noProof/>
        </w:rPr>
        <mc:AlternateContent>
          <mc:Choice Requires="wps">
            <w:drawing>
              <wp:inline distT="0" distB="0" distL="0" distR="0" wp14:anchorId="44B0F39A" wp14:editId="537E3AED">
                <wp:extent cx="5257800" cy="1739900"/>
                <wp:effectExtent l="0" t="0" r="0" b="12700"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3289B" w14:textId="3EA5CAB3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keyboardWillShow(notification: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NSNotification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4C96FF0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ED83BC7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userInfo = notification.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userInfo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587A2938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keyboardSize = (userInfo[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UIKeyboardFrameBeginUserInfoKey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?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NSValue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)?.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CGRectValue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618C20B5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57CFB803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passwordTextField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origin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y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+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passwordTextField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size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 &gt; (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size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-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keyboardSize.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6D33962" w14:textId="20D59901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imageViewTopConst</w:t>
                            </w:r>
                            <w:ins w:id="121" w:author="Tibor Kantor" w:date="2015-10-28T18:18:00Z">
                              <w:r>
                                <w:rPr>
                                  <w:rFonts w:ascii="Menlo Regular" w:hAnsi="Menlo Regular" w:cs="Menlo Regular"/>
                                  <w:color w:val="3F6E74"/>
                                  <w:sz w:val="18"/>
                                  <w:szCs w:val="18"/>
                                </w:rPr>
                                <w:t>r</w:t>
                              </w:r>
                            </w:ins>
                            <w:r w:rsidRPr="00183D5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aint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constant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-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((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passwordTextField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origin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y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+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passwordTextField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size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-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size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-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keyboardSize.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004D4CD5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30892DE5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19B26B9C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CD6F11F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CED2DF9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20958BE" w14:textId="7777777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keyboardWillHide(notification: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NSNotification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3B9E15BD" w14:textId="4B207DBB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imageViewTopConst</w:t>
                            </w:r>
                            <w:ins w:id="122" w:author="Tibor Kantor" w:date="2015-10-28T18:18:00Z">
                              <w:r>
                                <w:rPr>
                                  <w:rFonts w:ascii="Menlo Regular" w:hAnsi="Menlo Regular" w:cs="Menlo Regular"/>
                                  <w:color w:val="3F6E74"/>
                                  <w:sz w:val="18"/>
                                  <w:szCs w:val="18"/>
                                </w:rPr>
                                <w:t>r</w:t>
                              </w:r>
                            </w:ins>
                            <w:r w:rsidRPr="00183D5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aint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constant</w:t>
                            </w: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del w:id="123" w:author="Tibor Kantor" w:date="2015-10-29T10:28:00Z">
                              <w:r w:rsidRPr="00183D54" w:rsidDel="00206691">
                                <w:rPr>
                                  <w:rFonts w:ascii="Menlo Regular" w:hAnsi="Menlo Regular" w:cs="Menlo Regular"/>
                                  <w:color w:val="1C00CF"/>
                                  <w:sz w:val="18"/>
                                  <w:szCs w:val="18"/>
                                </w:rPr>
                                <w:delText>30</w:delText>
                              </w:r>
                            </w:del>
                            <w:ins w:id="124" w:author="Tibor Kantor" w:date="2015-10-29T10:28:00Z">
                              <w:r>
                                <w:rPr>
                                  <w:rFonts w:ascii="Menlo Regular" w:hAnsi="Menlo Regular" w:cs="Menlo Regular"/>
                                  <w:color w:val="1C00CF"/>
                                  <w:sz w:val="18"/>
                                  <w:szCs w:val="18"/>
                                </w:rPr>
                                <w:t>0</w:t>
                              </w:r>
                            </w:ins>
                          </w:p>
                          <w:p w14:paraId="618106C7" w14:textId="3AB4CDA7" w:rsidR="005773A7" w:rsidRPr="00183D54" w:rsidRDefault="005773A7" w:rsidP="00183D5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83D5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_x0000_s1030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" fillcolor="#eeece1 [3214]" stroked="f">
                <v:path arrowok="t"/>
                <v:textbox style="mso-fit-shape-to-text:t" inset="2mm,2mm,2mm,2mm">
                  <w:txbxContent>
                    <w:p w14:paraId="19D3289B" w14:textId="3EA5CAB3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keyboardWillShow(notification: 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NSNotification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54C96FF0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  <w:p w14:paraId="4ED83BC7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userInfo = notification.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userInfo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587A2938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keyboardSize = (userInfo[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UIKeyboardFrameBeginUserInfoKey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] 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? 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NSValue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)?.</w:t>
                      </w:r>
                      <w:r w:rsidRPr="00183D5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CGRectValue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 {</w:t>
                      </w:r>
                    </w:p>
                    <w:p w14:paraId="618C20B5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57CFB803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passwordTextField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origin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y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183D5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+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passwordTextField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size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 &gt; (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size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183D5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-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keyboardSize.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56D33962" w14:textId="20D59901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            </w:t>
                      </w:r>
                      <w:r w:rsidRPr="00183D5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imageViewTopConst</w:t>
                      </w:r>
                      <w:ins w:id="125" w:author="Tibor Kantor" w:date="2015-10-28T18:18:00Z">
                        <w:r>
                          <w:rPr>
                            <w:rFonts w:ascii="Menlo Regular" w:hAnsi="Menlo Regular" w:cs="Menlo Regular"/>
                            <w:color w:val="3F6E74"/>
                            <w:sz w:val="18"/>
                            <w:szCs w:val="18"/>
                          </w:rPr>
                          <w:t>r</w:t>
                        </w:r>
                      </w:ins>
                      <w:r w:rsidRPr="00183D5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aint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constant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183D5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-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((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passwordTextField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origin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y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183D5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+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passwordTextField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size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  <w:r w:rsidRPr="00183D5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-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size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183D5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-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keyboardSize.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))</w:t>
                      </w:r>
                    </w:p>
                    <w:p w14:paraId="004D4CD5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30892DE5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19B26B9C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CD6F11F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0CED2DF9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  <w:p w14:paraId="020958BE" w14:textId="7777777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keyboardWillHide(notification: 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NSNotification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3B9E15BD" w14:textId="4B207DBB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183D5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imageViewTopConst</w:t>
                      </w:r>
                      <w:ins w:id="126" w:author="Tibor Kantor" w:date="2015-10-28T18:18:00Z">
                        <w:r>
                          <w:rPr>
                            <w:rFonts w:ascii="Menlo Regular" w:hAnsi="Menlo Regular" w:cs="Menlo Regular"/>
                            <w:color w:val="3F6E74"/>
                            <w:sz w:val="18"/>
                            <w:szCs w:val="18"/>
                          </w:rPr>
                          <w:t>r</w:t>
                        </w:r>
                      </w:ins>
                      <w:r w:rsidRPr="00183D5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aint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183D5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constant</w:t>
                      </w: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del w:id="127" w:author="Tibor Kantor" w:date="2015-10-29T10:28:00Z">
                        <w:r w:rsidRPr="00183D54" w:rsidDel="00206691">
                          <w:rPr>
                            <w:rFonts w:ascii="Menlo Regular" w:hAnsi="Menlo Regular" w:cs="Menlo Regular"/>
                            <w:color w:val="1C00CF"/>
                            <w:sz w:val="18"/>
                            <w:szCs w:val="18"/>
                          </w:rPr>
                          <w:delText>30</w:delText>
                        </w:r>
                      </w:del>
                      <w:ins w:id="128" w:author="Tibor Kantor" w:date="2015-10-29T10:28:00Z">
                        <w:r>
                          <w:rPr>
                            <w:rFonts w:ascii="Menlo Regular" w:hAnsi="Menlo Regular" w:cs="Menlo Regular"/>
                            <w:color w:val="1C00CF"/>
                            <w:sz w:val="18"/>
                            <w:szCs w:val="18"/>
                          </w:rPr>
                          <w:t>0</w:t>
                        </w:r>
                      </w:ins>
                    </w:p>
                    <w:p w14:paraId="618106C7" w14:textId="3AB4CDA7" w:rsidR="005773A7" w:rsidRPr="00183D54" w:rsidRDefault="005773A7" w:rsidP="00183D5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183D5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C12A99" w14:textId="3F8899F1" w:rsidR="00E961A1" w:rsidRPr="00217BBC" w:rsidRDefault="00066B23" w:rsidP="00B15C86">
      <w:pPr>
        <w:jc w:val="both"/>
        <w:rPr>
          <w:lang w:val="hu-HU"/>
        </w:rPr>
      </w:pPr>
      <w:r w:rsidRPr="00217BBC">
        <w:rPr>
          <w:noProof/>
        </w:rPr>
        <mc:AlternateContent>
          <mc:Choice Requires="wps">
            <w:drawing>
              <wp:inline distT="0" distB="0" distL="0" distR="0" wp14:anchorId="02CE6C93" wp14:editId="08765ADE">
                <wp:extent cx="5257800" cy="301625"/>
                <wp:effectExtent l="0" t="0" r="25400" b="38100"/>
                <wp:docPr id="31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3016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7D5C4" w14:textId="06FB2FDF" w:rsidR="005773A7" w:rsidRPr="00E47556" w:rsidRDefault="005773A7" w:rsidP="00066B23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B83E33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https://gist.github.com/DjCantor/c55d7a3be17d6c23d744#file-keyboardfunctions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 id="_x0000_s1031" style="width:414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#1c1a10 [334]" strokecolor="black [3213]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">
                <v:path arrowok="t"/>
                <v:textbox style="mso-fit-shape-to-text:t" inset="2mm,2mm,2mm,2mm">
                  <w:txbxContent>
                    <w:p w:rsidRPr="00E47556" w:rsidR="007457DE" w:rsidP="00066B23" w:rsidRDefault="007457DE" w14:paraId="4AF7D5C4" w14:textId="06FB2FD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B83E33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https://gist.github.com/DjCantor/c55d7a3be17d6c23d744#file-keyboardfunctions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867B3A" w14:textId="77777777" w:rsidR="00066B23" w:rsidRPr="00217BBC" w:rsidRDefault="00066B23" w:rsidP="00B15C86">
      <w:pPr>
        <w:jc w:val="both"/>
        <w:rPr>
          <w:lang w:val="hu-HU"/>
        </w:rPr>
      </w:pPr>
    </w:p>
    <w:p w14:paraId="67D553B2" w14:textId="231F57FF" w:rsidR="00E961A1" w:rsidRPr="00217BBC" w:rsidRDefault="00E961A1" w:rsidP="00B15C86">
      <w:pPr>
        <w:jc w:val="both"/>
        <w:rPr>
          <w:lang w:val="hu-HU"/>
        </w:rPr>
      </w:pPr>
      <w:r w:rsidRPr="00217BBC">
        <w:rPr>
          <w:lang w:val="hu-HU"/>
        </w:rPr>
        <w:t>Végül a TextField eltűntetésért felelő</w:t>
      </w:r>
      <w:r w:rsidR="00B83E33" w:rsidRPr="00217BBC">
        <w:rPr>
          <w:lang w:val="hu-HU"/>
        </w:rPr>
        <w:t xml:space="preserve"> DidEndOn</w:t>
      </w:r>
      <w:r w:rsidR="00183D54" w:rsidRPr="00217BBC">
        <w:rPr>
          <w:lang w:val="hu-HU"/>
        </w:rPr>
        <w:t>Exit</w:t>
      </w:r>
      <w:r w:rsidR="00B83E33" w:rsidRPr="00217BBC">
        <w:rPr>
          <w:lang w:val="hu-HU"/>
        </w:rPr>
        <w:t xml:space="preserve"> esemény</w:t>
      </w:r>
      <w:r w:rsidRPr="00217BBC">
        <w:rPr>
          <w:lang w:val="hu-HU"/>
        </w:rPr>
        <w:t xml:space="preserve"> metódust</w:t>
      </w:r>
      <w:r w:rsidR="000061CA" w:rsidRPr="00217BBC">
        <w:rPr>
          <w:lang w:val="hu-HU"/>
        </w:rPr>
        <w:t xml:space="preserve"> (amit el ne felejtsünk bekötni a TexField-ekhez!</w:t>
      </w:r>
    </w:p>
    <w:p w14:paraId="2032679E" w14:textId="77777777" w:rsidR="00066B23" w:rsidRPr="00217BBC" w:rsidRDefault="00066B23" w:rsidP="00B15C86">
      <w:pPr>
        <w:jc w:val="both"/>
        <w:rPr>
          <w:lang w:val="hu-HU"/>
        </w:rPr>
      </w:pPr>
    </w:p>
    <w:p w14:paraId="5D845FD6" w14:textId="34DC7FA1" w:rsidR="000061CA" w:rsidRPr="00217BBC" w:rsidRDefault="000061CA" w:rsidP="00B15C86">
      <w:pPr>
        <w:jc w:val="both"/>
        <w:rPr>
          <w:lang w:val="hu-HU"/>
        </w:rPr>
      </w:pPr>
      <w:r w:rsidRPr="00217BBC">
        <w:rPr>
          <w:noProof/>
        </w:rPr>
        <mc:AlternateContent>
          <mc:Choice Requires="wps">
            <w:drawing>
              <wp:inline distT="0" distB="0" distL="0" distR="0" wp14:anchorId="0A190594" wp14:editId="7CF7BA2E">
                <wp:extent cx="5257800" cy="1739900"/>
                <wp:effectExtent l="0" t="0" r="0" b="12700"/>
                <wp:docPr id="2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6408C" w14:textId="77777777" w:rsidR="005773A7" w:rsidRPr="007B2FBD" w:rsidRDefault="005773A7" w:rsidP="000061C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B2FBD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@IBAction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editingDidEndOnExit(sender: 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UITextField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A06F23C" w14:textId="77777777" w:rsidR="005773A7" w:rsidRPr="007B2FBD" w:rsidRDefault="005773A7" w:rsidP="000061C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sender.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resignFirstResponder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7E262466" w14:textId="1787A431" w:rsidR="005773A7" w:rsidRPr="007B2FBD" w:rsidRDefault="005773A7" w:rsidP="000061C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 id="_x0000_s103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#eeece1 [3214]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">
                <v:path arrowok="t"/>
                <v:textbox style="mso-fit-shape-to-text:t" inset="2mm,2mm,2mm,2mm">
                  <w:txbxContent>
                    <w:p w:rsidRPr="007B2FBD" w:rsidR="00875991" w:rsidP="000061CA" w:rsidRDefault="00875991" w14:paraId="19A6408C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B2FBD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@IBAction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B2FBD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editingDidEndOnExit(sender: 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UITextField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Pr="007B2FBD" w:rsidR="00875991" w:rsidP="000061CA" w:rsidRDefault="00875991" w14:paraId="1A06F23C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sender.</w:t>
                      </w:r>
                      <w:r w:rsidRPr="007B2FBD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resignFirstResponder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:rsidRPr="007B2FBD" w:rsidR="00875991" w:rsidP="000061CA" w:rsidRDefault="00875991" w14:paraId="7E262466" w14:textId="1787A43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BA8594" w14:textId="77777777" w:rsidR="00D820C4" w:rsidRPr="00217BBC" w:rsidRDefault="00D820C4" w:rsidP="00B15C86">
      <w:pPr>
        <w:jc w:val="both"/>
        <w:rPr>
          <w:lang w:val="hu-HU"/>
        </w:rPr>
      </w:pPr>
    </w:p>
    <w:p w14:paraId="12772F9C" w14:textId="32861EF2" w:rsidR="00E961A1" w:rsidRPr="00217BBC" w:rsidRDefault="007B2FBD" w:rsidP="00B15C86">
      <w:pPr>
        <w:jc w:val="both"/>
        <w:rPr>
          <w:lang w:val="hu-HU"/>
        </w:rPr>
      </w:pPr>
      <w:r w:rsidRPr="00217BBC">
        <w:rPr>
          <w:lang w:val="hu-HU"/>
        </w:rPr>
        <w:t>Sokat javít a felhasználói élményen, ha a konstans beállítás nem azonnal, hanem animálva történik:</w:t>
      </w:r>
    </w:p>
    <w:p w14:paraId="5CD81AC1" w14:textId="77777777" w:rsidR="007B2FBD" w:rsidRPr="00217BBC" w:rsidRDefault="007B2FBD" w:rsidP="00B15C86">
      <w:pPr>
        <w:jc w:val="both"/>
        <w:rPr>
          <w:lang w:val="hu-HU"/>
        </w:rPr>
      </w:pPr>
    </w:p>
    <w:commentRangeStart w:id="125"/>
    <w:p w14:paraId="16B89236" w14:textId="1C3ADFD5" w:rsidR="007B2FBD" w:rsidRPr="00217BBC" w:rsidRDefault="007B2FBD" w:rsidP="00B15C86">
      <w:pPr>
        <w:jc w:val="both"/>
        <w:rPr>
          <w:lang w:val="hu-HU"/>
        </w:rPr>
      </w:pPr>
      <w:r w:rsidRPr="00217BBC">
        <w:rPr>
          <w:noProof/>
        </w:rPr>
        <mc:AlternateContent>
          <mc:Choice Requires="wps">
            <w:drawing>
              <wp:inline distT="0" distB="0" distL="0" distR="0" wp14:anchorId="19A9AE72" wp14:editId="1D960A82">
                <wp:extent cx="5257800" cy="1739900"/>
                <wp:effectExtent l="0" t="0" r="0" b="12700"/>
                <wp:docPr id="2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35706" w14:textId="0BEE8786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pP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  <w:p w14:paraId="6F97E60B" w14:textId="77777777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B83E33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self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view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  <w:highlight w:val="yellow"/>
                              </w:rPr>
                              <w:t>layoutIfNeeded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()</w:t>
                            </w:r>
                          </w:p>
                          <w:p w14:paraId="7705B253" w14:textId="5ACA74F0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B83E33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UIView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  <w:highlight w:val="yellow"/>
                              </w:rPr>
                              <w:t>animateWithDuration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(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1C00CF"/>
                                <w:sz w:val="18"/>
                                <w:szCs w:val="18"/>
                                <w:highlight w:val="yellow"/>
                              </w:rPr>
                              <w:t>0.5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, animations: { </w:t>
                            </w:r>
                            <w:del w:id="126" w:author="Imre Kelényi" w:date="2015-03-25T17:11:00Z">
                              <w:r w:rsidRPr="00B83E33" w:rsidDel="0047612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18"/>
                                  <w:highlight w:val="yellow"/>
                                </w:rPr>
                                <w:delText xml:space="preserve">() -&gt; </w:delText>
                              </w:r>
                              <w:r w:rsidRPr="00B83E33" w:rsidDel="0047612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18"/>
                                  <w:highlight w:val="yellow"/>
                                </w:rPr>
                                <w:delText>Void</w:delText>
                              </w:r>
                              <w:r w:rsidRPr="00B83E33" w:rsidDel="0047612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18"/>
                                  <w:highlight w:val="yellow"/>
                                </w:rPr>
                                <w:delText xml:space="preserve"> </w:delText>
                              </w:r>
                              <w:r w:rsidRPr="00B83E33" w:rsidDel="0047612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18"/>
                                  <w:highlight w:val="yellow"/>
                                </w:rPr>
                                <w:delText>in</w:delText>
                              </w:r>
                            </w:del>
                          </w:p>
                          <w:p w14:paraId="30B83CC6" w14:textId="7A799F1B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imageViewTopConst</w:t>
                            </w:r>
                            <w:ins w:id="127" w:author="Tibor Kantor" w:date="2015-10-29T10:30:00Z">
                              <w:r>
                                <w:rPr>
                                  <w:rFonts w:ascii="Menlo Regular" w:hAnsi="Menlo Regular" w:cs="Menlo Regular"/>
                                  <w:color w:val="3F6E74"/>
                                  <w:sz w:val="18"/>
                                  <w:szCs w:val="18"/>
                                </w:rPr>
                                <w:t>r</w:t>
                              </w:r>
                            </w:ins>
                            <w:r w:rsidRPr="007B2FBD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aint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constant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-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((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passwordTextField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origin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y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+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passwordTextField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size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-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view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frame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size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-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keyboardSize.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height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270046E8" w14:textId="09F9AF0A" w:rsidR="005773A7" w:rsidRPr="00B83E33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self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view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  <w:highlight w:val="yellow"/>
                              </w:rPr>
                              <w:t>layoutIfNeeded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()</w:t>
                            </w:r>
                          </w:p>
                          <w:p w14:paraId="752911EF" w14:textId="4ABCC8CE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})</w:t>
                            </w:r>
                          </w:p>
                          <w:p w14:paraId="0C3C9DCD" w14:textId="77777777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pP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  <w:p w14:paraId="71E2289A" w14:textId="77777777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19CF9B7D" w14:textId="77777777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B83E33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self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view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  <w:highlight w:val="yellow"/>
                              </w:rPr>
                              <w:t>layoutIfNeeded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()</w:t>
                            </w:r>
                          </w:p>
                          <w:p w14:paraId="04E22294" w14:textId="120FA7E3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B83E33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UIView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  <w:highlight w:val="yellow"/>
                              </w:rPr>
                              <w:t>animateWithDuration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(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1C00CF"/>
                                <w:sz w:val="18"/>
                                <w:szCs w:val="18"/>
                                <w:highlight w:val="yellow"/>
                              </w:rPr>
                              <w:t>0.5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, animations: { </w:t>
                            </w:r>
                            <w:del w:id="128" w:author="Imre Kelényi" w:date="2015-03-25T17:11:00Z">
                              <w:r w:rsidRPr="00B83E33" w:rsidDel="0047612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18"/>
                                  <w:highlight w:val="yellow"/>
                                </w:rPr>
                                <w:delText xml:space="preserve">() -&gt; </w:delText>
                              </w:r>
                              <w:r w:rsidRPr="00B83E33" w:rsidDel="0047612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18"/>
                                  <w:highlight w:val="yellow"/>
                                </w:rPr>
                                <w:delText>Void</w:delText>
                              </w:r>
                              <w:r w:rsidRPr="00B83E33" w:rsidDel="0047612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18"/>
                                  <w:highlight w:val="yellow"/>
                                </w:rPr>
                                <w:delText xml:space="preserve"> </w:delText>
                              </w:r>
                              <w:r w:rsidRPr="00B83E33" w:rsidDel="0047612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18"/>
                                  <w:highlight w:val="yellow"/>
                                </w:rPr>
                                <w:delText>in</w:delText>
                              </w:r>
                            </w:del>
                          </w:p>
                          <w:p w14:paraId="725527E8" w14:textId="44B54DE2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imageViewTopConst</w:t>
                            </w:r>
                            <w:ins w:id="129" w:author="Tibor Kantor" w:date="2015-10-29T10:30:00Z">
                              <w:r>
                                <w:rPr>
                                  <w:rFonts w:ascii="Menlo Regular" w:hAnsi="Menlo Regular" w:cs="Menlo Regular"/>
                                  <w:color w:val="3F6E74"/>
                                  <w:sz w:val="18"/>
                                  <w:szCs w:val="18"/>
                                </w:rPr>
                                <w:t>r</w:t>
                              </w:r>
                            </w:ins>
                            <w:r w:rsidRPr="007B2FBD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aint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constant</w:t>
                            </w: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del w:id="130" w:author="Tibor Kantor" w:date="2015-10-29T10:28:00Z">
                              <w:r w:rsidRPr="007B2FBD" w:rsidDel="00206691">
                                <w:rPr>
                                  <w:rFonts w:ascii="Menlo Regular" w:hAnsi="Menlo Regular" w:cs="Menlo Regular"/>
                                  <w:color w:val="1C00CF"/>
                                  <w:sz w:val="18"/>
                                  <w:szCs w:val="18"/>
                                </w:rPr>
                                <w:delText>30</w:delText>
                              </w:r>
                            </w:del>
                            <w:ins w:id="131" w:author="Tibor Kantor" w:date="2015-10-29T10:28:00Z">
                              <w:r>
                                <w:rPr>
                                  <w:rFonts w:ascii="Menlo Regular" w:hAnsi="Menlo Regular" w:cs="Menlo Regular"/>
                                  <w:color w:val="1C00CF"/>
                                  <w:sz w:val="18"/>
                                  <w:szCs w:val="18"/>
                                </w:rPr>
                                <w:t>0</w:t>
                              </w:r>
                            </w:ins>
                          </w:p>
                          <w:p w14:paraId="4DC81EC3" w14:textId="19DEA868" w:rsidR="005773A7" w:rsidRPr="00B83E33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</w:pPr>
                            <w:r w:rsidRPr="007B2FB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self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view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  <w:highlight w:val="yellow"/>
                              </w:rPr>
                              <w:t>layoutIfNeeded</w:t>
                            </w: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()</w:t>
                            </w:r>
                          </w:p>
                          <w:p w14:paraId="48728696" w14:textId="0DEF5708" w:rsidR="005773A7" w:rsidRPr="007B2FBD" w:rsidRDefault="005773A7" w:rsidP="007B2FB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B83E33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" fillcolor="#eeece1 [3214]" stroked="f">
                <v:path arrowok="t"/>
                <v:textbox style="mso-fit-shape-to-text:t" inset="2mm,2mm,2mm,2mm">
                  <w:txbxContent>
                    <w:p w14:paraId="6A835706" w14:textId="0BEE8786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</w:pP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...</w:t>
                      </w:r>
                    </w:p>
                    <w:p w14:paraId="6F97E60B" w14:textId="77777777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B83E33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  <w:highlight w:val="yellow"/>
                        </w:rPr>
                        <w:t>self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B83E33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  <w:highlight w:val="yellow"/>
                        </w:rPr>
                        <w:t>view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B83E33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  <w:highlight w:val="yellow"/>
                        </w:rPr>
                        <w:t>layoutIfNeeded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()</w:t>
                      </w:r>
                    </w:p>
                    <w:p w14:paraId="7705B253" w14:textId="5ACA74F0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B83E33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  <w:highlight w:val="yellow"/>
                        </w:rPr>
                        <w:t>UIView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B83E33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  <w:highlight w:val="yellow"/>
                        </w:rPr>
                        <w:t>animateWithDuration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(</w:t>
                      </w:r>
                      <w:r w:rsidRPr="00B83E33">
                        <w:rPr>
                          <w:rFonts w:ascii="Menlo Regular" w:hAnsi="Menlo Regular" w:cs="Menlo Regular"/>
                          <w:color w:val="1C00CF"/>
                          <w:sz w:val="18"/>
                          <w:szCs w:val="18"/>
                          <w:highlight w:val="yellow"/>
                        </w:rPr>
                        <w:t>0.5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, animations: { </w:t>
                      </w:r>
                      <w:del w:id="136" w:author="Imre Kelényi" w:date="2015-03-25T17:11:00Z">
                        <w:r w:rsidRPr="00B83E33" w:rsidDel="0047612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18"/>
                            <w:highlight w:val="yellow"/>
                          </w:rPr>
                          <w:delText xml:space="preserve">() -&gt; </w:delText>
                        </w:r>
                        <w:r w:rsidRPr="00B83E33" w:rsidDel="0047612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18"/>
                            <w:highlight w:val="yellow"/>
                          </w:rPr>
                          <w:delText>Void</w:delText>
                        </w:r>
                        <w:r w:rsidRPr="00B83E33" w:rsidDel="0047612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18"/>
                            <w:highlight w:val="yellow"/>
                          </w:rPr>
                          <w:delText xml:space="preserve"> </w:delText>
                        </w:r>
                        <w:r w:rsidRPr="00B83E33" w:rsidDel="0047612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18"/>
                            <w:highlight w:val="yellow"/>
                          </w:rPr>
                          <w:delText>in</w:delText>
                        </w:r>
                      </w:del>
                    </w:p>
                    <w:p w14:paraId="30B83CC6" w14:textId="7A799F1B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7B2FBD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imageViewTopConst</w:t>
                      </w:r>
                      <w:ins w:id="137" w:author="Tibor Kantor" w:date="2015-10-29T10:30:00Z">
                        <w:r>
                          <w:rPr>
                            <w:rFonts w:ascii="Menlo Regular" w:hAnsi="Menlo Regular" w:cs="Menlo Regular"/>
                            <w:color w:val="3F6E74"/>
                            <w:sz w:val="18"/>
                            <w:szCs w:val="18"/>
                          </w:rPr>
                          <w:t>r</w:t>
                        </w:r>
                      </w:ins>
                      <w:r w:rsidRPr="007B2FBD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aint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constant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7B2FBD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-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((</w:t>
                      </w:r>
                      <w:r w:rsidRPr="007B2FBD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passwordTextField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origin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y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B2FBD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+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B2FBD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passwordTextField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size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  <w:r w:rsidRPr="007B2FBD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-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Pr="007B2FBD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view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frame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size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B2FBD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-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keyboardSize.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height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))</w:t>
                      </w:r>
                    </w:p>
                    <w:p w14:paraId="270046E8" w14:textId="09F9AF0A" w:rsidR="005773A7" w:rsidRPr="00B83E33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B83E33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  <w:highlight w:val="yellow"/>
                        </w:rPr>
                        <w:t>self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B83E33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  <w:highlight w:val="yellow"/>
                        </w:rPr>
                        <w:t>view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B83E33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  <w:highlight w:val="yellow"/>
                        </w:rPr>
                        <w:t>layoutIfNeeded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()</w:t>
                      </w:r>
                    </w:p>
                    <w:p w14:paraId="752911EF" w14:textId="4ABCC8CE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})</w:t>
                      </w:r>
                    </w:p>
                    <w:p w14:paraId="0C3C9DCD" w14:textId="77777777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</w:pP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...</w:t>
                      </w:r>
                    </w:p>
                    <w:p w14:paraId="71E2289A" w14:textId="77777777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  <w:p w14:paraId="19CF9B7D" w14:textId="77777777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B83E33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  <w:highlight w:val="yellow"/>
                        </w:rPr>
                        <w:t>self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B83E33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  <w:highlight w:val="yellow"/>
                        </w:rPr>
                        <w:t>view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B83E33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  <w:highlight w:val="yellow"/>
                        </w:rPr>
                        <w:t>layoutIfNeeded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()</w:t>
                      </w:r>
                    </w:p>
                    <w:p w14:paraId="04E22294" w14:textId="120FA7E3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B83E33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  <w:highlight w:val="yellow"/>
                        </w:rPr>
                        <w:t>UIView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B83E33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  <w:highlight w:val="yellow"/>
                        </w:rPr>
                        <w:t>animateWithDuration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(</w:t>
                      </w:r>
                      <w:r w:rsidRPr="00B83E33">
                        <w:rPr>
                          <w:rFonts w:ascii="Menlo Regular" w:hAnsi="Menlo Regular" w:cs="Menlo Regular"/>
                          <w:color w:val="1C00CF"/>
                          <w:sz w:val="18"/>
                          <w:szCs w:val="18"/>
                          <w:highlight w:val="yellow"/>
                        </w:rPr>
                        <w:t>0.5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, animations: { </w:t>
                      </w:r>
                      <w:del w:id="138" w:author="Imre Kelényi" w:date="2015-03-25T17:11:00Z">
                        <w:r w:rsidRPr="00B83E33" w:rsidDel="0047612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18"/>
                            <w:highlight w:val="yellow"/>
                          </w:rPr>
                          <w:delText xml:space="preserve">() -&gt; </w:delText>
                        </w:r>
                        <w:r w:rsidRPr="00B83E33" w:rsidDel="0047612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18"/>
                            <w:highlight w:val="yellow"/>
                          </w:rPr>
                          <w:delText>Void</w:delText>
                        </w:r>
                        <w:r w:rsidRPr="00B83E33" w:rsidDel="0047612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18"/>
                            <w:highlight w:val="yellow"/>
                          </w:rPr>
                          <w:delText xml:space="preserve"> </w:delText>
                        </w:r>
                        <w:r w:rsidRPr="00B83E33" w:rsidDel="0047612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18"/>
                            <w:highlight w:val="yellow"/>
                          </w:rPr>
                          <w:delText>in</w:delText>
                        </w:r>
                      </w:del>
                    </w:p>
                    <w:p w14:paraId="725527E8" w14:textId="44B54DE2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7B2FBD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imageViewTopConst</w:t>
                      </w:r>
                      <w:ins w:id="139" w:author="Tibor Kantor" w:date="2015-10-29T10:30:00Z">
                        <w:r>
                          <w:rPr>
                            <w:rFonts w:ascii="Menlo Regular" w:hAnsi="Menlo Regular" w:cs="Menlo Regular"/>
                            <w:color w:val="3F6E74"/>
                            <w:sz w:val="18"/>
                            <w:szCs w:val="18"/>
                          </w:rPr>
                          <w:t>r</w:t>
                        </w:r>
                      </w:ins>
                      <w:r w:rsidRPr="007B2FBD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aint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B2FB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constant</w:t>
                      </w: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del w:id="140" w:author="Tibor Kantor" w:date="2015-10-29T10:28:00Z">
                        <w:r w:rsidRPr="007B2FBD" w:rsidDel="00206691">
                          <w:rPr>
                            <w:rFonts w:ascii="Menlo Regular" w:hAnsi="Menlo Regular" w:cs="Menlo Regular"/>
                            <w:color w:val="1C00CF"/>
                            <w:sz w:val="18"/>
                            <w:szCs w:val="18"/>
                          </w:rPr>
                          <w:delText>30</w:delText>
                        </w:r>
                      </w:del>
                      <w:ins w:id="141" w:author="Tibor Kantor" w:date="2015-10-29T10:28:00Z">
                        <w:r>
                          <w:rPr>
                            <w:rFonts w:ascii="Menlo Regular" w:hAnsi="Menlo Regular" w:cs="Menlo Regular"/>
                            <w:color w:val="1C00CF"/>
                            <w:sz w:val="18"/>
                            <w:szCs w:val="18"/>
                          </w:rPr>
                          <w:t>0</w:t>
                        </w:r>
                      </w:ins>
                    </w:p>
                    <w:p w14:paraId="4DC81EC3" w14:textId="19DEA868" w:rsidR="005773A7" w:rsidRPr="00B83E33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</w:pPr>
                      <w:r w:rsidRPr="007B2FB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B83E33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  <w:highlight w:val="yellow"/>
                        </w:rPr>
                        <w:t>self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B83E33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  <w:highlight w:val="yellow"/>
                        </w:rPr>
                        <w:t>view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B83E33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  <w:highlight w:val="yellow"/>
                        </w:rPr>
                        <w:t>layoutIfNeeded</w:t>
                      </w: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()</w:t>
                      </w:r>
                    </w:p>
                    <w:p w14:paraId="48728696" w14:textId="0DEF5708" w:rsidR="005773A7" w:rsidRPr="007B2FBD" w:rsidRDefault="005773A7" w:rsidP="007B2FB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B83E33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})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commentRangeEnd w:id="125"/>
      <w:r w:rsidR="006F3F19" w:rsidRPr="00217BBC">
        <w:rPr>
          <w:rStyle w:val="CommentReference"/>
          <w:lang w:val="hu-HU"/>
        </w:rPr>
        <w:commentReference w:id="125"/>
      </w:r>
    </w:p>
    <w:p w14:paraId="758F0A60" w14:textId="63A79387" w:rsidR="006F3F19" w:rsidRPr="00217BBC" w:rsidRDefault="006F3F19" w:rsidP="006F3F19">
      <w:pPr>
        <w:pStyle w:val="Heading2"/>
        <w:rPr>
          <w:lang w:val="hu-HU"/>
        </w:rPr>
      </w:pPr>
      <w:r w:rsidRPr="00217BBC">
        <w:rPr>
          <w:lang w:val="hu-HU"/>
        </w:rPr>
        <w:t>Adatok elmentése</w:t>
      </w:r>
    </w:p>
    <w:p w14:paraId="0307627D" w14:textId="77777777" w:rsidR="007B2FBD" w:rsidRPr="00217BBC" w:rsidRDefault="007B2FBD" w:rsidP="00B15C86">
      <w:pPr>
        <w:jc w:val="both"/>
        <w:rPr>
          <w:lang w:val="hu-HU"/>
        </w:rPr>
      </w:pPr>
    </w:p>
    <w:p w14:paraId="1288351E" w14:textId="746B769E" w:rsidR="008765AF" w:rsidRPr="00217BBC" w:rsidRDefault="008765AF" w:rsidP="008765AF">
      <w:pPr>
        <w:jc w:val="both"/>
        <w:rPr>
          <w:lang w:val="hu-HU"/>
        </w:rPr>
      </w:pPr>
      <w:r w:rsidRPr="00217BBC">
        <w:rPr>
          <w:lang w:val="hu-HU"/>
        </w:rPr>
        <w:t>Auto</w:t>
      </w:r>
      <w:ins w:id="132" w:author="Imre Kelényi" w:date="2015-03-25T17:13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>Layout</w:t>
      </w:r>
      <w:del w:id="133" w:author="Imre Kelényi" w:date="2015-03-25T17:13:00Z">
        <w:r w:rsidRPr="00217BBC" w:rsidDel="00476127">
          <w:rPr>
            <w:lang w:val="hu-HU"/>
          </w:rPr>
          <w:delText>-</w:delText>
        </w:r>
      </w:del>
      <w:r w:rsidRPr="00217BBC">
        <w:rPr>
          <w:lang w:val="hu-HU"/>
        </w:rPr>
        <w:t>tól való pihenés kép</w:t>
      </w:r>
      <w:ins w:id="134" w:author="Imre Kelényi" w:date="2015-03-25T17:13:00Z">
        <w:r w:rsidR="00476127">
          <w:rPr>
            <w:lang w:val="hu-HU"/>
          </w:rPr>
          <w:t>p</w:t>
        </w:r>
      </w:ins>
      <w:r w:rsidRPr="00217BBC">
        <w:rPr>
          <w:lang w:val="hu-HU"/>
        </w:rPr>
        <w:t>en valósítsuk meg, hogy a felhasználónév mentése valóban működjön! Ehhez a NSUserDefaults-ot fogjuk használni az adatok tárolására. Először változtassuk meg a gomb címkéjét Loginra.</w:t>
      </w:r>
    </w:p>
    <w:p w14:paraId="0E6A74F3" w14:textId="77777777" w:rsidR="008765AF" w:rsidRPr="00217BBC" w:rsidRDefault="008765AF" w:rsidP="008765AF">
      <w:pPr>
        <w:jc w:val="both"/>
        <w:rPr>
          <w:lang w:val="hu-HU"/>
        </w:rPr>
      </w:pPr>
    </w:p>
    <w:p w14:paraId="251558D5" w14:textId="71AD2132" w:rsidR="008765AF" w:rsidRPr="00217BBC" w:rsidRDefault="008765AF" w:rsidP="008765AF">
      <w:pPr>
        <w:jc w:val="both"/>
        <w:rPr>
          <w:lang w:val="hu-HU"/>
        </w:rPr>
      </w:pPr>
      <w:r w:rsidRPr="00217BBC">
        <w:rPr>
          <w:lang w:val="hu-HU"/>
        </w:rPr>
        <w:t xml:space="preserve">Hozzunk létre a Switch-hez egy saveUsernameSwitch outletet. A </w:t>
      </w:r>
      <w:r w:rsidR="00A6258E" w:rsidRPr="00217BBC">
        <w:rPr>
          <w:lang w:val="hu-HU"/>
        </w:rPr>
        <w:t>gombnyomás implementációját</w:t>
      </w:r>
      <w:r w:rsidRPr="00217BBC">
        <w:rPr>
          <w:lang w:val="hu-HU"/>
        </w:rPr>
        <w:t xml:space="preserve"> </w:t>
      </w:r>
      <w:del w:id="135" w:author="Guest" w:date="2015-03-25T16:30:00Z">
        <w:r w:rsidRPr="00217BBC" w:rsidDel="636AA844">
          <w:rPr>
            <w:lang w:val="hu-HU"/>
          </w:rPr>
          <w:delText>implementációját</w:delText>
        </w:r>
      </w:del>
      <w:r w:rsidRPr="00217BBC">
        <w:rPr>
          <w:lang w:val="hu-HU"/>
        </w:rPr>
        <w:t xml:space="preserve"> cseréljük le:</w:t>
      </w:r>
    </w:p>
    <w:p w14:paraId="1A8F73AB" w14:textId="77777777" w:rsidR="008765AF" w:rsidRPr="00217BBC" w:rsidRDefault="008765AF" w:rsidP="008765AF">
      <w:pPr>
        <w:jc w:val="both"/>
        <w:rPr>
          <w:lang w:val="hu-HU"/>
        </w:rPr>
      </w:pPr>
    </w:p>
    <w:p w14:paraId="0C552D8F" w14:textId="00865229" w:rsidR="008765AF" w:rsidRPr="00217BBC" w:rsidRDefault="00A6258E" w:rsidP="008765AF">
      <w:pPr>
        <w:jc w:val="both"/>
        <w:rPr>
          <w:lang w:val="hu-HU"/>
        </w:rPr>
      </w:pPr>
      <w:r w:rsidRPr="00217BBC">
        <w:rPr>
          <w:noProof/>
        </w:rPr>
        <mc:AlternateContent>
          <mc:Choice Requires="wps">
            <w:drawing>
              <wp:inline distT="0" distB="0" distL="0" distR="0" wp14:anchorId="3C0AAEFA" wp14:editId="48191D33">
                <wp:extent cx="5257800" cy="1739900"/>
                <wp:effectExtent l="0" t="0" r="0" b="12700"/>
                <wp:docPr id="3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3D01B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@IBAction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loginButtonTouchUpInside(sender: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AnyObject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6E3647E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7C92F097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alertController =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UIAlertController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(title: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"Succesfull login!"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message: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"Congratulations!"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, preferredStyle: 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Alert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C24C140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9167969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defaultAction =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UIAlertAction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(title: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"OK"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, style: 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Default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handler: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E3C7DBA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alertController.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addAction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(defaultAction)</w:t>
                            </w:r>
                          </w:p>
                          <w:p w14:paraId="41AFEE1C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54E8217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presentViewController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(alertController, animated: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true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completion: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FE15EA1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3F84220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saveUsernameSwitch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on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660D6E02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standardUserDefaults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setBool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true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forKey: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"usernameSaved"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C423F42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standardUserDefaults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setValue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usernameTextField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text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forKey: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"username"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4819C79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B5C8B18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else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28512051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standardUserDefaults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setBool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false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forKey: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"usernameSaved"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B517BFF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00EC4CD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21A093D0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standardUserDefaults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synchronize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0098928" w14:textId="285353E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 id="_x0000_s1034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#eeece1 [3214]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">
                <v:path arrowok="t"/>
                <v:textbox style="mso-fit-shape-to-text:t" inset="2mm,2mm,2mm,2mm">
                  <w:txbxContent>
                    <w:p w:rsidRPr="00A6258E" w:rsidR="007457DE" w:rsidP="00A6258E" w:rsidRDefault="007457DE" w14:paraId="26D3D01B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@IBAction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loginButtonTouchUpInside(sender: 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AnyObject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Pr="00A6258E" w:rsidR="007457DE" w:rsidP="00A6258E" w:rsidRDefault="007457DE" w14:paraId="26E3647E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:rsidRPr="00A6258E" w:rsidR="007457DE" w:rsidP="00A6258E" w:rsidRDefault="007457DE" w14:paraId="7C92F097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alertController = 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UIAlertController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(title: </w:t>
                      </w:r>
                      <w:r w:rsidRPr="00A6258E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"Succesfull login!"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message: </w:t>
                      </w:r>
                      <w:r w:rsidRPr="00A6258E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"Congratulations!"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, preferredStyle: 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Alert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Pr="00A6258E" w:rsidR="007457DE" w:rsidP="00A6258E" w:rsidRDefault="007457DE" w14:paraId="2C24C140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:rsidRPr="00A6258E" w:rsidR="007457DE" w:rsidP="00A6258E" w:rsidRDefault="007457DE" w14:paraId="19167969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defaultAction = 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UIAlertAction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(title: </w:t>
                      </w:r>
                      <w:r w:rsidRPr="00A6258E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"OK"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, style: 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Default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handler: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Pr="00A6258E" w:rsidR="007457DE" w:rsidP="00A6258E" w:rsidRDefault="007457DE" w14:paraId="0E3C7DBA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alertController.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addAction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(defaultAction)</w:t>
                      </w:r>
                    </w:p>
                    <w:p w:rsidRPr="00A6258E" w:rsidR="007457DE" w:rsidP="00A6258E" w:rsidRDefault="007457DE" w14:paraId="41AFEE1C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:rsidRPr="00A6258E" w:rsidR="007457DE" w:rsidP="00A6258E" w:rsidRDefault="007457DE" w14:paraId="154E8217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presentViewController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(alertController, animated: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true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completion: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Pr="00A6258E" w:rsidR="007457DE" w:rsidP="00A6258E" w:rsidRDefault="007457DE" w14:paraId="7FE15EA1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  <w:p w:rsidRPr="00A6258E" w:rsidR="007457DE" w:rsidP="00A6258E" w:rsidRDefault="007457DE" w14:paraId="03F84220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6258E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saveUsernameSwitch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on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:rsidRPr="00A6258E" w:rsidR="007457DE" w:rsidP="00A6258E" w:rsidRDefault="007457DE" w14:paraId="660D6E02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standardUserDefaults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setBool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true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forKey: </w:t>
                      </w:r>
                      <w:r w:rsidRPr="00A6258E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"usernameSaved"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Pr="00A6258E" w:rsidR="007457DE" w:rsidP="00A6258E" w:rsidRDefault="007457DE" w14:paraId="2C423F42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standardUserDefaults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setValue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usernameTextField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text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forKey: </w:t>
                      </w:r>
                      <w:r w:rsidRPr="00A6258E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"username"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Pr="00A6258E" w:rsidR="007457DE" w:rsidP="00A6258E" w:rsidRDefault="007457DE" w14:paraId="04819C79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:rsidRPr="00A6258E" w:rsidR="007457DE" w:rsidP="00A6258E" w:rsidRDefault="007457DE" w14:paraId="7B5C8B18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else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:rsidRPr="00A6258E" w:rsidR="007457DE" w:rsidP="00A6258E" w:rsidRDefault="007457DE" w14:paraId="28512051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standardUserDefaults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setBool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false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forKey: </w:t>
                      </w:r>
                      <w:r w:rsidRPr="00A6258E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"usernameSaved"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Pr="00A6258E" w:rsidR="007457DE" w:rsidP="00A6258E" w:rsidRDefault="007457DE" w14:paraId="4B517BFF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:rsidRPr="00A6258E" w:rsidR="007457DE" w:rsidP="00A6258E" w:rsidRDefault="007457DE" w14:paraId="100EC4CD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:rsidRPr="00A6258E" w:rsidR="007457DE" w:rsidP="00A6258E" w:rsidRDefault="007457DE" w14:paraId="21A093D0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standardUserDefaults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synchronize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:rsidRPr="00A6258E" w:rsidR="007457DE" w:rsidP="00A6258E" w:rsidRDefault="007457DE" w14:paraId="00098928" w14:textId="285353E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AC215A" w14:textId="77777777" w:rsidR="008765AF" w:rsidRPr="00217BBC" w:rsidRDefault="008765AF" w:rsidP="00B15C86">
      <w:pPr>
        <w:jc w:val="both"/>
        <w:rPr>
          <w:lang w:val="hu-HU"/>
        </w:rPr>
      </w:pPr>
    </w:p>
    <w:p w14:paraId="69682E83" w14:textId="662B49B0" w:rsidR="00D820C4" w:rsidRPr="00217BBC" w:rsidRDefault="00A6258E" w:rsidP="00B15C86">
      <w:pPr>
        <w:jc w:val="both"/>
        <w:rPr>
          <w:lang w:val="hu-HU"/>
        </w:rPr>
      </w:pPr>
      <w:r w:rsidRPr="00217BBC">
        <w:rPr>
          <w:lang w:val="hu-HU"/>
        </w:rPr>
        <w:t>Végül a viewDidLoad-ot is frissítsük:</w:t>
      </w:r>
    </w:p>
    <w:p w14:paraId="37D94247" w14:textId="77777777" w:rsidR="00A6258E" w:rsidRPr="00217BBC" w:rsidRDefault="00A6258E" w:rsidP="00B15C86">
      <w:pPr>
        <w:jc w:val="both"/>
        <w:rPr>
          <w:lang w:val="hu-HU"/>
        </w:rPr>
      </w:pPr>
    </w:p>
    <w:p w14:paraId="24D07DA1" w14:textId="069A864E" w:rsidR="00A6258E" w:rsidRPr="00217BBC" w:rsidRDefault="00A6258E" w:rsidP="00B15C86">
      <w:pPr>
        <w:jc w:val="both"/>
        <w:rPr>
          <w:lang w:val="hu-HU"/>
        </w:rPr>
      </w:pPr>
      <w:r w:rsidRPr="00217BBC">
        <w:rPr>
          <w:noProof/>
        </w:rPr>
        <mc:AlternateContent>
          <mc:Choice Requires="wps">
            <w:drawing>
              <wp:inline distT="0" distB="0" distL="0" distR="0" wp14:anchorId="711F1C60" wp14:editId="51907800">
                <wp:extent cx="5257800" cy="1739900"/>
                <wp:effectExtent l="0" t="0" r="0" b="12700"/>
                <wp:docPr id="3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54087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viewDidLoad() {</w:t>
                            </w:r>
                          </w:p>
                          <w:p w14:paraId="07D9630C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super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viewDidLoad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39B97B55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BBD39A8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saveUsernameSwitch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setOn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standardUserDefaults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boolForKey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"usernameSaved"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), animated: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false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559AA56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BE889F3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saveUsernameSwitch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on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300E78C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usernameTextField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text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standardUserDefaults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valueForKey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"username"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258E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</w:p>
                          <w:p w14:paraId="14BFCF83" w14:textId="77777777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2B0F13B" w14:textId="1D888C6A" w:rsidR="005773A7" w:rsidRPr="00A6258E" w:rsidRDefault="005773A7" w:rsidP="00A6258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6258E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 id="_x0000_s1035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#eeece1 [3214]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">
                <v:path arrowok="t"/>
                <v:textbox style="mso-fit-shape-to-text:t" inset="2mm,2mm,2mm,2mm">
                  <w:txbxContent>
                    <w:p w:rsidRPr="00A6258E" w:rsidR="00875991" w:rsidP="00A6258E" w:rsidRDefault="00875991" w14:paraId="5B954087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viewDidLoad() {</w:t>
                      </w:r>
                    </w:p>
                    <w:p w:rsidRPr="00A6258E" w:rsidR="00875991" w:rsidP="00A6258E" w:rsidRDefault="00875991" w14:paraId="07D9630C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super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viewDidLoad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:rsidRPr="00A6258E" w:rsidR="00875991" w:rsidP="00A6258E" w:rsidRDefault="00875991" w14:paraId="39B97B55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:rsidRPr="00A6258E" w:rsidR="00875991" w:rsidP="00A6258E" w:rsidRDefault="00875991" w14:paraId="1BBD39A8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saveUsernameSwitch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setOn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standardUserDefaults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boolForKey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A6258E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"usernameSaved"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), animated: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false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Pr="00A6258E" w:rsidR="00875991" w:rsidP="00A6258E" w:rsidRDefault="00875991" w14:paraId="4559AA56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:rsidRPr="00A6258E" w:rsidR="00875991" w:rsidP="00A6258E" w:rsidRDefault="00875991" w14:paraId="1BE889F3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Pr="00A6258E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saveUsernameSwitch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on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){</w:t>
                      </w:r>
                    </w:p>
                    <w:p w:rsidRPr="00A6258E" w:rsidR="00875991" w:rsidP="00A6258E" w:rsidRDefault="00875991" w14:paraId="4300E78C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usernameTextField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text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standardUserDefaults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().</w:t>
                      </w:r>
                      <w:r w:rsidRPr="00A6258E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valueForKey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A6258E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"username"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  <w:r w:rsidRPr="00A6258E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6258E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String</w:t>
                      </w:r>
                    </w:p>
                    <w:p w:rsidRPr="00A6258E" w:rsidR="00875991" w:rsidP="00A6258E" w:rsidRDefault="00875991" w14:paraId="14BFCF83" w14:textId="7777777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:rsidRPr="00A6258E" w:rsidR="00875991" w:rsidP="00A6258E" w:rsidRDefault="00875991" w14:paraId="52B0F13B" w14:textId="1D888C6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6258E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B65016" w14:textId="77777777" w:rsidR="00A6258E" w:rsidRPr="00217BBC" w:rsidRDefault="00A6258E" w:rsidP="00B15C86">
      <w:pPr>
        <w:jc w:val="both"/>
        <w:rPr>
          <w:lang w:val="hu-HU"/>
        </w:rPr>
      </w:pPr>
    </w:p>
    <w:p w14:paraId="1A7F7E59" w14:textId="53E27037" w:rsidR="00A6258E" w:rsidRPr="00217BBC" w:rsidRDefault="00A6258E" w:rsidP="00B15C86">
      <w:pPr>
        <w:jc w:val="both"/>
        <w:rPr>
          <w:lang w:val="hu-HU"/>
        </w:rPr>
      </w:pPr>
      <w:r w:rsidRPr="00217BBC">
        <w:rPr>
          <w:lang w:val="hu-HU"/>
        </w:rPr>
        <w:t>Próbáljuk ki az alkalmazást! Ne felej</w:t>
      </w:r>
      <w:del w:id="136" w:author="Imre Kelényi" w:date="2015-03-25T17:13:00Z">
        <w:r w:rsidRPr="00217BBC" w:rsidDel="00476127">
          <w:rPr>
            <w:lang w:val="hu-HU"/>
          </w:rPr>
          <w:delText>s</w:delText>
        </w:r>
      </w:del>
      <w:r w:rsidRPr="00217BBC">
        <w:rPr>
          <w:lang w:val="hu-HU"/>
        </w:rPr>
        <w:t>t</w:t>
      </w:r>
      <w:ins w:id="137" w:author="Imre Kelényi" w:date="2015-03-25T17:13:00Z">
        <w:r w:rsidR="00476127">
          <w:rPr>
            <w:lang w:val="hu-HU"/>
          </w:rPr>
          <w:t>s</w:t>
        </w:r>
      </w:ins>
      <w:r w:rsidRPr="00217BBC">
        <w:rPr>
          <w:lang w:val="hu-HU"/>
        </w:rPr>
        <w:t>ünk el rányomni a gombra a mentéshez.</w:t>
      </w:r>
    </w:p>
    <w:p w14:paraId="25B6C73F" w14:textId="77777777" w:rsidR="00A6258E" w:rsidRPr="00217BBC" w:rsidRDefault="00A6258E" w:rsidP="00B15C86">
      <w:pPr>
        <w:jc w:val="both"/>
        <w:rPr>
          <w:lang w:val="hu-HU"/>
        </w:rPr>
      </w:pPr>
    </w:p>
    <w:p w14:paraId="0ABDBA6D" w14:textId="30F7D65B" w:rsidR="002159CB" w:rsidRPr="00217BBC" w:rsidRDefault="00083068" w:rsidP="00083068">
      <w:pPr>
        <w:pStyle w:val="Heading2"/>
        <w:rPr>
          <w:lang w:val="hu-HU"/>
        </w:rPr>
      </w:pPr>
      <w:r w:rsidRPr="00217BBC">
        <w:rPr>
          <w:lang w:val="hu-HU"/>
        </w:rPr>
        <w:t>Scroll</w:t>
      </w:r>
      <w:ins w:id="138" w:author="Imre Kelényi" w:date="2015-03-25T17:14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>View használata</w:t>
      </w:r>
    </w:p>
    <w:p w14:paraId="0641B517" w14:textId="77777777" w:rsidR="00083068" w:rsidRPr="00217BBC" w:rsidRDefault="00083068" w:rsidP="00083068">
      <w:pPr>
        <w:rPr>
          <w:lang w:val="hu-HU"/>
        </w:rPr>
      </w:pPr>
    </w:p>
    <w:p w14:paraId="2F11CADA" w14:textId="7E856C0A" w:rsidR="000F4ADB" w:rsidRPr="00217BBC" w:rsidRDefault="00083068" w:rsidP="00083068">
      <w:pPr>
        <w:rPr>
          <w:lang w:val="hu-HU"/>
        </w:rPr>
      </w:pPr>
      <w:r w:rsidRPr="00217BBC">
        <w:rPr>
          <w:lang w:val="hu-HU"/>
        </w:rPr>
        <w:t>Tegyünk be egy új ViewController-t</w:t>
      </w:r>
      <w:r w:rsidR="007457DE" w:rsidRPr="00217BBC">
        <w:rPr>
          <w:lang w:val="hu-HU"/>
        </w:rPr>
        <w:t xml:space="preserve"> amit állítsunk be kezdő ViewControllernek (Initial View Controller)</w:t>
      </w:r>
      <w:r w:rsidRPr="00217BBC">
        <w:rPr>
          <w:lang w:val="hu-HU"/>
        </w:rPr>
        <w:t xml:space="preserve"> a gyökérnézetbe helyezzünk be egy </w:t>
      </w:r>
      <w:r w:rsidR="0069178B" w:rsidRPr="00217BBC">
        <w:rPr>
          <w:lang w:val="hu-HU"/>
        </w:rPr>
        <w:t>UIScrollView-t, úgy, hogy kitöltse a telj</w:t>
      </w:r>
      <w:r w:rsidR="000F4ADB" w:rsidRPr="00217BBC">
        <w:rPr>
          <w:lang w:val="hu-HU"/>
        </w:rPr>
        <w:t>es rendelkezésre álló területet és állítsunk be olyan kényszereket, hogy minden oldala és a szülő nézet oldala közötti távolság 0 legyen!</w:t>
      </w:r>
    </w:p>
    <w:p w14:paraId="57A26F41" w14:textId="77777777" w:rsidR="000F4ADB" w:rsidRPr="00217BBC" w:rsidRDefault="000F4ADB" w:rsidP="00083068">
      <w:pPr>
        <w:rPr>
          <w:lang w:val="hu-HU"/>
        </w:rPr>
      </w:pPr>
    </w:p>
    <w:p w14:paraId="0D92F53F" w14:textId="2D6DD635" w:rsidR="000F4ADB" w:rsidRPr="00217BBC" w:rsidRDefault="000F4ADB" w:rsidP="00083068">
      <w:pPr>
        <w:rPr>
          <w:lang w:val="hu-HU"/>
        </w:rPr>
      </w:pPr>
      <w:r w:rsidRPr="00217BBC">
        <w:rPr>
          <w:noProof/>
        </w:rPr>
        <w:lastRenderedPageBreak/>
        <w:drawing>
          <wp:inline distT="0" distB="0" distL="0" distR="0" wp14:anchorId="69BF8D10" wp14:editId="542E3997">
            <wp:extent cx="1943100" cy="126841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0 at 14.53.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A4F2" w14:textId="77777777" w:rsidR="000F4ADB" w:rsidRPr="00217BBC" w:rsidRDefault="000F4ADB" w:rsidP="00083068">
      <w:pPr>
        <w:rPr>
          <w:lang w:val="hu-HU"/>
        </w:rPr>
      </w:pPr>
    </w:p>
    <w:p w14:paraId="3A4A18BE" w14:textId="3C4671CF" w:rsidR="0069178B" w:rsidRPr="00217BBC" w:rsidRDefault="007B3C6D" w:rsidP="00083068">
      <w:pPr>
        <w:rPr>
          <w:lang w:val="hu-HU"/>
        </w:rPr>
      </w:pPr>
      <w:r w:rsidRPr="00217BBC">
        <w:rPr>
          <w:lang w:val="hu-HU"/>
        </w:rPr>
        <w:t>Tegyünk be egy ImageView-t felülre és állítsuk be háttérképnek a BMEQBuilding.jpeg képet!</w:t>
      </w:r>
    </w:p>
    <w:p w14:paraId="388C55B1" w14:textId="77777777" w:rsidR="000F4ADB" w:rsidRPr="00217BBC" w:rsidRDefault="000F4ADB" w:rsidP="00083068">
      <w:pPr>
        <w:rPr>
          <w:lang w:val="hu-HU"/>
        </w:rPr>
      </w:pPr>
    </w:p>
    <w:p w14:paraId="0922E1B2" w14:textId="372ADFF1" w:rsidR="002159CB" w:rsidRPr="00217BBC" w:rsidRDefault="000F4ADB" w:rsidP="00B15C86">
      <w:pPr>
        <w:jc w:val="both"/>
        <w:rPr>
          <w:lang w:val="hu-HU"/>
        </w:rPr>
      </w:pPr>
      <w:r w:rsidRPr="00217BBC">
        <w:rPr>
          <w:lang w:val="hu-HU"/>
        </w:rPr>
        <w:t>Az ImageView-n alkalmazzuk a következő kényszereket:</w:t>
      </w:r>
    </w:p>
    <w:p w14:paraId="575A1D82" w14:textId="48670B1F" w:rsidR="000F4ADB" w:rsidRPr="00217BBC" w:rsidRDefault="000F4ADB" w:rsidP="000F4ADB">
      <w:pPr>
        <w:pStyle w:val="ListParagraph"/>
        <w:numPr>
          <w:ilvl w:val="0"/>
          <w:numId w:val="14"/>
        </w:numPr>
        <w:jc w:val="both"/>
        <w:rPr>
          <w:lang w:val="hu-HU"/>
        </w:rPr>
      </w:pPr>
      <w:r w:rsidRPr="00217BBC">
        <w:rPr>
          <w:lang w:val="hu-HU"/>
        </w:rPr>
        <w:t xml:space="preserve">A </w:t>
      </w:r>
      <w:ins w:id="139" w:author="Imre Kelényi" w:date="2015-03-25T17:14:00Z">
        <w:r w:rsidR="00476127">
          <w:rPr>
            <w:lang w:val="hu-HU"/>
          </w:rPr>
          <w:t>T</w:t>
        </w:r>
      </w:ins>
      <w:del w:id="140" w:author="Imre Kelényi" w:date="2015-03-25T17:14:00Z">
        <w:r w:rsidR="007457DE" w:rsidRPr="00217BBC" w:rsidDel="00476127">
          <w:rPr>
            <w:lang w:val="hu-HU"/>
          </w:rPr>
          <w:delText>t</w:delText>
        </w:r>
      </w:del>
      <w:r w:rsidR="007457DE" w:rsidRPr="00217BBC">
        <w:rPr>
          <w:lang w:val="hu-HU"/>
        </w:rPr>
        <w:t xml:space="preserve">op </w:t>
      </w:r>
      <w:ins w:id="141" w:author="Imre Kelényi" w:date="2015-03-25T17:14:00Z">
        <w:r w:rsidR="00476127">
          <w:rPr>
            <w:lang w:val="hu-HU"/>
          </w:rPr>
          <w:t>L</w:t>
        </w:r>
      </w:ins>
      <w:del w:id="142" w:author="Imre Kelényi" w:date="2015-03-25T17:14:00Z">
        <w:r w:rsidR="007457DE" w:rsidRPr="00217BBC" w:rsidDel="00476127">
          <w:rPr>
            <w:lang w:val="hu-HU"/>
          </w:rPr>
          <w:delText>l</w:delText>
        </w:r>
      </w:del>
      <w:r w:rsidR="007457DE" w:rsidRPr="00217BBC">
        <w:rPr>
          <w:lang w:val="hu-HU"/>
        </w:rPr>
        <w:t xml:space="preserve">ayout </w:t>
      </w:r>
      <w:ins w:id="143" w:author="Imre Kelényi" w:date="2015-03-25T17:14:00Z">
        <w:r w:rsidR="00476127">
          <w:rPr>
            <w:lang w:val="hu-HU"/>
          </w:rPr>
          <w:t>G</w:t>
        </w:r>
      </w:ins>
      <w:del w:id="144" w:author="Imre Kelényi" w:date="2015-03-25T17:14:00Z">
        <w:r w:rsidR="007457DE" w:rsidRPr="00217BBC" w:rsidDel="00476127">
          <w:rPr>
            <w:lang w:val="hu-HU"/>
          </w:rPr>
          <w:delText>g</w:delText>
        </w:r>
      </w:del>
      <w:r w:rsidR="007457DE" w:rsidRPr="00217BBC">
        <w:rPr>
          <w:lang w:val="hu-HU"/>
        </w:rPr>
        <w:t>uide-tól</w:t>
      </w:r>
      <w:r w:rsidRPr="00217BBC">
        <w:rPr>
          <w:lang w:val="hu-HU"/>
        </w:rPr>
        <w:t xml:space="preserve"> miért távolsága legyen 20 egység</w:t>
      </w:r>
      <w:r w:rsidR="007457DE" w:rsidRPr="00217BBC">
        <w:rPr>
          <w:lang w:val="hu-HU"/>
        </w:rPr>
        <w:t xml:space="preserve"> (</w:t>
      </w:r>
      <w:r w:rsidR="007457DE" w:rsidRPr="00217BBC">
        <w:rPr>
          <w:b/>
          <w:i/>
          <w:lang w:val="hu-HU"/>
        </w:rPr>
        <w:t>Pin / Top Spacing</w:t>
      </w:r>
      <w:r w:rsidR="007457DE" w:rsidRPr="00217BBC">
        <w:rPr>
          <w:lang w:val="hu-HU"/>
        </w:rPr>
        <w:t>)</w:t>
      </w:r>
    </w:p>
    <w:p w14:paraId="2A42521F" w14:textId="51247410" w:rsidR="000F4ADB" w:rsidRPr="00217BBC" w:rsidRDefault="007457DE" w:rsidP="000F4ADB">
      <w:pPr>
        <w:pStyle w:val="ListParagraph"/>
        <w:numPr>
          <w:ilvl w:val="0"/>
          <w:numId w:val="14"/>
        </w:numPr>
        <w:jc w:val="both"/>
        <w:rPr>
          <w:lang w:val="hu-HU"/>
        </w:rPr>
      </w:pPr>
      <w:r w:rsidRPr="00217BBC">
        <w:rPr>
          <w:lang w:val="hu-HU"/>
        </w:rPr>
        <w:t>Rögzítsük a kép arányait (</w:t>
      </w:r>
      <w:r w:rsidRPr="00217BBC">
        <w:rPr>
          <w:b/>
          <w:i/>
          <w:lang w:val="hu-HU"/>
        </w:rPr>
        <w:t>Pin / Aspect Ratio</w:t>
      </w:r>
      <w:r w:rsidRPr="00217BBC">
        <w:rPr>
          <w:lang w:val="hu-HU"/>
        </w:rPr>
        <w:t>)</w:t>
      </w:r>
    </w:p>
    <w:p w14:paraId="09FFC351" w14:textId="640C73BD" w:rsidR="007B3C6D" w:rsidRPr="00217BBC" w:rsidRDefault="00273375" w:rsidP="00B15C86">
      <w:pPr>
        <w:pStyle w:val="ListParagraph"/>
        <w:numPr>
          <w:ilvl w:val="0"/>
          <w:numId w:val="14"/>
        </w:numPr>
        <w:jc w:val="both"/>
        <w:rPr>
          <w:lang w:val="hu-HU"/>
        </w:rPr>
      </w:pPr>
      <w:r w:rsidRPr="00217BBC">
        <w:rPr>
          <w:lang w:val="hu-HU"/>
        </w:rPr>
        <w:t>A szélessége legyen egy</w:t>
      </w:r>
      <w:r w:rsidR="007B3C6D" w:rsidRPr="00217BBC">
        <w:rPr>
          <w:lang w:val="hu-HU"/>
        </w:rPr>
        <w:t>enlő a gyökér View szélességéve</w:t>
      </w:r>
      <w:r w:rsidR="00023F34" w:rsidRPr="00217BBC">
        <w:rPr>
          <w:lang w:val="hu-HU"/>
        </w:rPr>
        <w:t>l</w:t>
      </w:r>
    </w:p>
    <w:p w14:paraId="65E0C402" w14:textId="77777777" w:rsidR="007B3C6D" w:rsidRPr="00217BBC" w:rsidRDefault="007B3C6D" w:rsidP="007B3C6D">
      <w:pPr>
        <w:jc w:val="both"/>
        <w:rPr>
          <w:lang w:val="hu-HU"/>
        </w:rPr>
      </w:pPr>
    </w:p>
    <w:p w14:paraId="5DBEFCA9" w14:textId="02EFC899" w:rsidR="00023F34" w:rsidRPr="00217BBC" w:rsidRDefault="00023F34" w:rsidP="007B3C6D">
      <w:pPr>
        <w:jc w:val="both"/>
        <w:rPr>
          <w:lang w:val="hu-HU"/>
        </w:rPr>
      </w:pPr>
      <w:r w:rsidRPr="00217BBC">
        <w:rPr>
          <w:lang w:val="hu-HU"/>
        </w:rPr>
        <w:t>Helyezzünk be egy labelt-t a kép alá!</w:t>
      </w:r>
    </w:p>
    <w:p w14:paraId="43EF49F5" w14:textId="4E230A57" w:rsidR="00023F34" w:rsidRPr="00217BBC" w:rsidRDefault="00023F34" w:rsidP="007B3C6D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31509BA0" wp14:editId="08BE97EE">
            <wp:extent cx="2161007" cy="3841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0 at 16.44.4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058" cy="384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2E00" w14:textId="77777777" w:rsidR="00023F34" w:rsidRPr="00217BBC" w:rsidRDefault="00023F34" w:rsidP="007B3C6D">
      <w:pPr>
        <w:jc w:val="both"/>
        <w:rPr>
          <w:lang w:val="hu-HU"/>
        </w:rPr>
      </w:pPr>
    </w:p>
    <w:p w14:paraId="5760B171" w14:textId="49AFF679" w:rsidR="007B3C6D" w:rsidRPr="00217BBC" w:rsidRDefault="00023F34" w:rsidP="007B3C6D">
      <w:pPr>
        <w:jc w:val="both"/>
        <w:rPr>
          <w:lang w:val="hu-HU"/>
        </w:rPr>
      </w:pPr>
      <w:r w:rsidRPr="00217BBC">
        <w:rPr>
          <w:lang w:val="hu-HU"/>
        </w:rPr>
        <w:t>A label tulajdonságainál állítsuk be, hogy több soros szöveget tartalmaz, ehhez a line break mode-ot állítsuk word wrap-re, a line number-t pedig 0-ra.</w:t>
      </w:r>
    </w:p>
    <w:p w14:paraId="0E50B803" w14:textId="77777777" w:rsidR="00023F34" w:rsidRPr="00217BBC" w:rsidRDefault="00023F34" w:rsidP="007B3C6D">
      <w:pPr>
        <w:jc w:val="both"/>
        <w:rPr>
          <w:lang w:val="hu-HU"/>
        </w:rPr>
      </w:pPr>
    </w:p>
    <w:p w14:paraId="7E8F6050" w14:textId="25271AB0" w:rsidR="00023F34" w:rsidRPr="00217BBC" w:rsidRDefault="00023F34" w:rsidP="007B3C6D">
      <w:pPr>
        <w:jc w:val="both"/>
        <w:rPr>
          <w:lang w:val="hu-HU"/>
        </w:rPr>
      </w:pPr>
      <w:r w:rsidRPr="00217BBC">
        <w:rPr>
          <w:lang w:val="hu-HU"/>
        </w:rPr>
        <w:t>Alkalmazzuk a következő kényszereket a labelen:</w:t>
      </w:r>
    </w:p>
    <w:p w14:paraId="5D6ECD87" w14:textId="41010AA8" w:rsidR="00023F34" w:rsidRPr="00217BBC" w:rsidRDefault="009B6BB2" w:rsidP="00023F34">
      <w:pPr>
        <w:pStyle w:val="ListParagraph"/>
        <w:numPr>
          <w:ilvl w:val="0"/>
          <w:numId w:val="15"/>
        </w:numPr>
        <w:jc w:val="both"/>
        <w:rPr>
          <w:lang w:val="hu-HU"/>
        </w:rPr>
      </w:pPr>
      <w:r w:rsidRPr="00217BBC">
        <w:rPr>
          <w:lang w:val="hu-HU"/>
        </w:rPr>
        <w:t>A label és az imageView között legyen 10 egység</w:t>
      </w:r>
    </w:p>
    <w:p w14:paraId="5F8EC0DB" w14:textId="1D3B0CBE" w:rsidR="007457DE" w:rsidRPr="00217BBC" w:rsidRDefault="009B6BB2" w:rsidP="00023F34">
      <w:pPr>
        <w:pStyle w:val="ListParagraph"/>
        <w:numPr>
          <w:ilvl w:val="0"/>
          <w:numId w:val="15"/>
        </w:numPr>
        <w:jc w:val="both"/>
        <w:rPr>
          <w:lang w:val="hu-HU"/>
        </w:rPr>
      </w:pPr>
      <w:r w:rsidRPr="00217BBC">
        <w:rPr>
          <w:lang w:val="hu-HU"/>
        </w:rPr>
        <w:t>A label és a szülő nézet szélei között legyen 10 egység</w:t>
      </w:r>
    </w:p>
    <w:p w14:paraId="2F97AB43" w14:textId="77777777" w:rsidR="007457DE" w:rsidRPr="00217BBC" w:rsidRDefault="007457DE" w:rsidP="00A63A19">
      <w:pPr>
        <w:rPr>
          <w:lang w:val="hu-HU"/>
        </w:rPr>
      </w:pPr>
    </w:p>
    <w:p w14:paraId="3032D975" w14:textId="43EA14E2" w:rsidR="00A63A19" w:rsidRPr="00217BBC" w:rsidRDefault="00A63A19" w:rsidP="00A63A19">
      <w:pPr>
        <w:rPr>
          <w:lang w:val="hu-HU"/>
        </w:rPr>
      </w:pPr>
      <w:r w:rsidRPr="00217BBC">
        <w:rPr>
          <w:lang w:val="hu-HU"/>
        </w:rPr>
        <w:t xml:space="preserve">A label szövegének állítsuk be a Aut  </w:t>
      </w:r>
      <w:r w:rsidR="007457DE" w:rsidRPr="00217BBC">
        <w:rPr>
          <w:lang w:val="hu-HU"/>
        </w:rPr>
        <w:t>portálon lévő Rólunk szöveget!</w:t>
      </w:r>
    </w:p>
    <w:p w14:paraId="786E2C19" w14:textId="77777777" w:rsidR="009B6BB2" w:rsidRPr="00217BBC" w:rsidRDefault="009B6BB2" w:rsidP="009B6BB2">
      <w:pPr>
        <w:jc w:val="both"/>
        <w:rPr>
          <w:lang w:val="hu-HU"/>
        </w:rPr>
      </w:pPr>
    </w:p>
    <w:p w14:paraId="17B92833" w14:textId="5AB9DDF7" w:rsidR="009B6BB2" w:rsidRPr="00217BBC" w:rsidRDefault="009B6BB2" w:rsidP="009B6BB2">
      <w:pPr>
        <w:jc w:val="both"/>
        <w:rPr>
          <w:lang w:val="hu-HU"/>
        </w:rPr>
      </w:pPr>
      <w:r w:rsidRPr="00217BBC">
        <w:rPr>
          <w:lang w:val="hu-HU"/>
        </w:rPr>
        <w:lastRenderedPageBreak/>
        <w:t xml:space="preserve">Ha futtatjuk akkor a nézet nem </w:t>
      </w:r>
      <w:del w:id="145" w:author="Imre Kelényi" w:date="2015-03-25T17:14:00Z">
        <w:r w:rsidRPr="00217BBC" w:rsidDel="00476127">
          <w:rPr>
            <w:lang w:val="hu-HU"/>
          </w:rPr>
          <w:delText>scrollozható</w:delText>
        </w:r>
      </w:del>
      <w:ins w:id="146" w:author="Imre Kelényi" w:date="2015-03-25T17:14:00Z">
        <w:r w:rsidR="00476127">
          <w:rPr>
            <w:lang w:val="hu-HU"/>
          </w:rPr>
          <w:t>görgethető</w:t>
        </w:r>
      </w:ins>
      <w:r w:rsidRPr="00217BBC">
        <w:rPr>
          <w:lang w:val="hu-HU"/>
        </w:rPr>
        <w:t>... Erre a Storyboard Editor is felhívja a figyelmet:</w:t>
      </w:r>
    </w:p>
    <w:p w14:paraId="0FCBD45C" w14:textId="77777777" w:rsidR="007457DE" w:rsidRPr="00217BBC" w:rsidRDefault="007457DE" w:rsidP="009B6BB2">
      <w:pPr>
        <w:jc w:val="both"/>
        <w:rPr>
          <w:lang w:val="hu-HU"/>
        </w:rPr>
      </w:pPr>
    </w:p>
    <w:p w14:paraId="3547DCA2" w14:textId="0B1F9DDB" w:rsidR="009B6BB2" w:rsidRPr="00217BBC" w:rsidRDefault="007457DE" w:rsidP="009B6BB2">
      <w:pPr>
        <w:jc w:val="both"/>
        <w:rPr>
          <w:lang w:val="hu-HU"/>
        </w:rPr>
      </w:pPr>
      <w:r w:rsidRPr="00217BBC">
        <w:rPr>
          <w:noProof/>
        </w:rPr>
        <w:drawing>
          <wp:inline distT="0" distB="0" distL="0" distR="0" wp14:anchorId="56F78617" wp14:editId="48B6D8AA">
            <wp:extent cx="2741064" cy="50706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5 at 12.05.5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064" cy="5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95CE" w14:textId="77777777" w:rsidR="007457DE" w:rsidRPr="00217BBC" w:rsidRDefault="007457DE" w:rsidP="000F4ADB">
      <w:pPr>
        <w:jc w:val="both"/>
        <w:rPr>
          <w:lang w:val="hu-HU"/>
        </w:rPr>
      </w:pPr>
    </w:p>
    <w:p w14:paraId="79DC9E04" w14:textId="644EC7EB" w:rsidR="000F4ADB" w:rsidRPr="00217BBC" w:rsidRDefault="007B3C6D" w:rsidP="000F4ADB">
      <w:pPr>
        <w:jc w:val="both"/>
        <w:rPr>
          <w:lang w:val="hu-HU"/>
        </w:rPr>
      </w:pPr>
      <w:r w:rsidRPr="00217BBC">
        <w:rPr>
          <w:lang w:val="hu-HU"/>
        </w:rPr>
        <w:t xml:space="preserve">Ahhoz, hogy a </w:t>
      </w:r>
      <w:ins w:id="147" w:author="Imre Kelényi" w:date="2015-03-25T17:14:00Z">
        <w:r w:rsidR="00476127">
          <w:rPr>
            <w:lang w:val="hu-HU"/>
          </w:rPr>
          <w:t>S</w:t>
        </w:r>
      </w:ins>
      <w:del w:id="148" w:author="Imre Kelényi" w:date="2015-03-25T17:14:00Z">
        <w:r w:rsidRPr="00217BBC" w:rsidDel="00476127">
          <w:rPr>
            <w:lang w:val="hu-HU"/>
          </w:rPr>
          <w:delText>s</w:delText>
        </w:r>
      </w:del>
      <w:r w:rsidRPr="00217BBC">
        <w:rPr>
          <w:lang w:val="hu-HU"/>
        </w:rPr>
        <w:t>croll</w:t>
      </w:r>
      <w:ins w:id="149" w:author="Imre Kelényi" w:date="2015-03-25T17:14:00Z">
        <w:r w:rsidR="00476127">
          <w:rPr>
            <w:lang w:val="hu-HU"/>
          </w:rPr>
          <w:t xml:space="preserve"> </w:t>
        </w:r>
      </w:ins>
      <w:r w:rsidRPr="00217BBC">
        <w:rPr>
          <w:lang w:val="hu-HU"/>
        </w:rPr>
        <w:t xml:space="preserve">View ki tudja számolni, hogy </w:t>
      </w:r>
      <w:del w:id="150" w:author="Imre Kelényi" w:date="2015-03-25T17:14:00Z">
        <w:r w:rsidRPr="00217BBC" w:rsidDel="00476127">
          <w:rPr>
            <w:lang w:val="hu-HU"/>
          </w:rPr>
          <w:delText>scrollozhatóvá</w:delText>
        </w:r>
      </w:del>
      <w:ins w:id="151" w:author="Imre Kelényi" w:date="2015-03-25T17:14:00Z">
        <w:r w:rsidR="00476127">
          <w:rPr>
            <w:lang w:val="hu-HU"/>
          </w:rPr>
          <w:t>görgethetővé</w:t>
        </w:r>
      </w:ins>
      <w:del w:id="152" w:author="Imre Kelényi" w:date="2015-03-25T17:15:00Z">
        <w:r w:rsidRPr="00217BBC" w:rsidDel="00476127">
          <w:rPr>
            <w:lang w:val="hu-HU"/>
          </w:rPr>
          <w:delText>-e</w:delText>
        </w:r>
      </w:del>
      <w:r w:rsidRPr="00217BBC">
        <w:rPr>
          <w:lang w:val="hu-HU"/>
        </w:rPr>
        <w:t xml:space="preserve"> kell</w:t>
      </w:r>
      <w:ins w:id="153" w:author="Imre Kelényi" w:date="2015-03-25T17:15:00Z">
        <w:r w:rsidR="00476127">
          <w:rPr>
            <w:lang w:val="hu-HU"/>
          </w:rPr>
          <w:t>-e</w:t>
        </w:r>
      </w:ins>
      <w:r w:rsidRPr="00217BBC">
        <w:rPr>
          <w:lang w:val="hu-HU"/>
        </w:rPr>
        <w:t xml:space="preserve"> tennie a benne lévő területet meg kell tudnia pontosan határozni, hogy mekkora a benn</w:t>
      </w:r>
      <w:r w:rsidR="009B6BB2" w:rsidRPr="00217BBC">
        <w:rPr>
          <w:lang w:val="hu-HU"/>
        </w:rPr>
        <w:t>e lévő tartalom.</w:t>
      </w:r>
    </w:p>
    <w:p w14:paraId="6A0F7362" w14:textId="77777777" w:rsidR="009B6BB2" w:rsidRPr="00217BBC" w:rsidRDefault="009B6BB2" w:rsidP="000F4ADB">
      <w:pPr>
        <w:jc w:val="both"/>
        <w:rPr>
          <w:lang w:val="hu-HU"/>
        </w:rPr>
      </w:pPr>
    </w:p>
    <w:p w14:paraId="1FFE4A7F" w14:textId="77777777" w:rsidR="009B6BB2" w:rsidRPr="00217BBC" w:rsidRDefault="009B6BB2" w:rsidP="000F4ADB">
      <w:pPr>
        <w:jc w:val="both"/>
        <w:rPr>
          <w:lang w:val="hu-HU"/>
        </w:rPr>
      </w:pPr>
      <w:r w:rsidRPr="00217BBC">
        <w:rPr>
          <w:lang w:val="hu-HU"/>
        </w:rPr>
        <w:t>Ehhez:</w:t>
      </w:r>
    </w:p>
    <w:p w14:paraId="096523B9" w14:textId="3A5E3F15" w:rsidR="009B6BB2" w:rsidRPr="00217BBC" w:rsidRDefault="009B6BB2" w:rsidP="007457DE">
      <w:pPr>
        <w:pStyle w:val="ListParagraph"/>
        <w:numPr>
          <w:ilvl w:val="0"/>
          <w:numId w:val="19"/>
        </w:numPr>
        <w:jc w:val="both"/>
        <w:rPr>
          <w:lang w:val="hu-HU"/>
        </w:rPr>
      </w:pPr>
      <w:r w:rsidRPr="00217BBC">
        <w:rPr>
          <w:lang w:val="hu-HU"/>
        </w:rPr>
        <w:t>Rögíztsük az ImageView széleit a szülő nézet széleihez</w:t>
      </w:r>
    </w:p>
    <w:p w14:paraId="2F71C34D" w14:textId="01EE0D3D" w:rsidR="009B6BB2" w:rsidRPr="00217BBC" w:rsidRDefault="00A63A19" w:rsidP="007457DE">
      <w:pPr>
        <w:pStyle w:val="ListParagraph"/>
        <w:numPr>
          <w:ilvl w:val="0"/>
          <w:numId w:val="19"/>
        </w:numPr>
        <w:jc w:val="both"/>
        <w:rPr>
          <w:lang w:val="hu-HU"/>
        </w:rPr>
      </w:pPr>
      <w:r w:rsidRPr="00217BBC">
        <w:rPr>
          <w:lang w:val="hu-HU"/>
        </w:rPr>
        <w:t>A label alját 10 egységnyire a szülő nézet aljához.</w:t>
      </w:r>
    </w:p>
    <w:p w14:paraId="6CBBF68A" w14:textId="77777777" w:rsidR="00A63A19" w:rsidRPr="00217BBC" w:rsidRDefault="00A63A19" w:rsidP="000F4ADB">
      <w:pPr>
        <w:jc w:val="both"/>
        <w:rPr>
          <w:lang w:val="hu-HU"/>
        </w:rPr>
      </w:pPr>
    </w:p>
    <w:p w14:paraId="247E8F70" w14:textId="3FA4DDC5" w:rsidR="00A63A19" w:rsidRPr="00217BBC" w:rsidRDefault="00A63A19" w:rsidP="000F4ADB">
      <w:pPr>
        <w:jc w:val="both"/>
        <w:rPr>
          <w:lang w:val="hu-HU"/>
        </w:rPr>
      </w:pPr>
      <w:r w:rsidRPr="00217BBC">
        <w:rPr>
          <w:lang w:val="hu-HU"/>
        </w:rPr>
        <w:t>Próbáljuk ki az alkalmazást! Forgassuk el, látjuk, hogy mindkét formában scrollozható.</w:t>
      </w:r>
    </w:p>
    <w:p w14:paraId="699C0D7A" w14:textId="77777777" w:rsidR="000F4ADB" w:rsidRPr="00217BBC" w:rsidRDefault="000F4ADB" w:rsidP="000F4ADB">
      <w:pPr>
        <w:jc w:val="both"/>
        <w:rPr>
          <w:lang w:val="hu-HU"/>
        </w:rPr>
      </w:pPr>
    </w:p>
    <w:p w14:paraId="2E1AFD3F" w14:textId="41295787" w:rsidR="007457DE" w:rsidRPr="00217BBC" w:rsidRDefault="007457DE" w:rsidP="000F4ADB">
      <w:pPr>
        <w:jc w:val="both"/>
        <w:rPr>
          <w:lang w:val="hu-HU"/>
        </w:rPr>
      </w:pPr>
      <w:r w:rsidRPr="00217BBC">
        <w:rPr>
          <w:lang w:val="hu-HU"/>
        </w:rPr>
        <w:t xml:space="preserve">Ágyazzuk be egy navigaton controller-be a nézetvezérlőt. Ekkor a teljes nézet lejjebb csúszik, mivel megváltozik a </w:t>
      </w:r>
      <w:commentRangeStart w:id="154"/>
      <w:r w:rsidRPr="00217BBC">
        <w:rPr>
          <w:lang w:val="hu-HU"/>
        </w:rPr>
        <w:t>TopLayoutGuide</w:t>
      </w:r>
      <w:commentRangeEnd w:id="154"/>
      <w:r w:rsidR="008B5C05" w:rsidRPr="00217BBC">
        <w:rPr>
          <w:rStyle w:val="CommentReference"/>
          <w:lang w:val="hu-HU"/>
        </w:rPr>
        <w:commentReference w:id="154"/>
      </w:r>
      <w:r w:rsidRPr="00217BBC">
        <w:rPr>
          <w:lang w:val="hu-HU"/>
        </w:rPr>
        <w:t>.</w:t>
      </w:r>
    </w:p>
    <w:p w14:paraId="5C721E38" w14:textId="77777777" w:rsidR="007457DE" w:rsidRPr="00217BBC" w:rsidRDefault="007457DE" w:rsidP="000F4ADB">
      <w:pPr>
        <w:jc w:val="both"/>
        <w:rPr>
          <w:lang w:val="hu-HU"/>
        </w:rPr>
      </w:pPr>
    </w:p>
    <w:p w14:paraId="7B3B130C" w14:textId="4CCF01A7" w:rsidR="00A6258E" w:rsidRPr="00217BBC" w:rsidRDefault="00C95A82" w:rsidP="00C95A82">
      <w:pPr>
        <w:pStyle w:val="Heading2"/>
        <w:rPr>
          <w:lang w:val="hu-HU"/>
        </w:rPr>
      </w:pPr>
      <w:r w:rsidRPr="00217BBC">
        <w:rPr>
          <w:lang w:val="hu-HU"/>
        </w:rPr>
        <w:t>Ön</w:t>
      </w:r>
      <w:del w:id="155" w:author="Imre Kelényi" w:date="2015-03-25T17:15:00Z">
        <w:r w:rsidRPr="00217BBC" w:rsidDel="00476127">
          <w:rPr>
            <w:lang w:val="hu-HU"/>
          </w:rPr>
          <w:delText>n</w:delText>
        </w:r>
      </w:del>
      <w:r w:rsidRPr="00217BBC">
        <w:rPr>
          <w:lang w:val="hu-HU"/>
        </w:rPr>
        <w:t>álló feladat: kezdő képernyő elkészítése</w:t>
      </w:r>
    </w:p>
    <w:p w14:paraId="4A60BDD5" w14:textId="77777777" w:rsidR="00875991" w:rsidRPr="00217BBC" w:rsidRDefault="00875991" w:rsidP="00875991">
      <w:pPr>
        <w:rPr>
          <w:lang w:val="hu-HU"/>
        </w:rPr>
      </w:pPr>
    </w:p>
    <w:p w14:paraId="7C5F5F74" w14:textId="4DF82902" w:rsidR="00875991" w:rsidRPr="00217BBC" w:rsidRDefault="00875991" w:rsidP="00875991">
      <w:pPr>
        <w:rPr>
          <w:lang w:val="hu-HU"/>
        </w:rPr>
      </w:pPr>
      <w:r w:rsidRPr="00217BBC">
        <w:rPr>
          <w:lang w:val="hu-HU"/>
        </w:rPr>
        <w:t>Készítsük el a következő képernyőt Auto Layout kényszer</w:t>
      </w:r>
      <w:r w:rsidR="008B5C05" w:rsidRPr="00217BBC">
        <w:rPr>
          <w:lang w:val="hu-HU"/>
        </w:rPr>
        <w:t xml:space="preserve">ek segítségével és valósítsuk </w:t>
      </w:r>
      <w:r w:rsidRPr="00217BBC">
        <w:rPr>
          <w:lang w:val="hu-HU"/>
        </w:rPr>
        <w:t>meg a gombok működését!</w:t>
      </w:r>
    </w:p>
    <w:p w14:paraId="68CF221F" w14:textId="77777777" w:rsidR="00875991" w:rsidRPr="00217BBC" w:rsidRDefault="00875991" w:rsidP="00875991">
      <w:pPr>
        <w:rPr>
          <w:lang w:val="hu-HU"/>
        </w:rPr>
      </w:pPr>
    </w:p>
    <w:p w14:paraId="4C28FD1B" w14:textId="158803E9" w:rsidR="00875991" w:rsidRPr="00217BBC" w:rsidRDefault="00087EF0" w:rsidP="00875991">
      <w:pPr>
        <w:rPr>
          <w:lang w:val="hu-HU"/>
        </w:rPr>
      </w:pPr>
      <w:r w:rsidRPr="00217BBC">
        <w:rPr>
          <w:noProof/>
        </w:rPr>
        <w:drawing>
          <wp:inline distT="0" distB="0" distL="0" distR="0" wp14:anchorId="06BB100E" wp14:editId="4213B86A">
            <wp:extent cx="2754042" cy="15515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 Simulator Screen Shot 24 Mar 2015 17.00.4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809" cy="15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BBC">
        <w:rPr>
          <w:lang w:val="hu-HU"/>
        </w:rPr>
        <w:t xml:space="preserve">   </w:t>
      </w:r>
      <w:r w:rsidRPr="00217BBC">
        <w:rPr>
          <w:noProof/>
        </w:rPr>
        <w:drawing>
          <wp:inline distT="0" distB="0" distL="0" distR="0" wp14:anchorId="1159C8F2" wp14:editId="38F55FB0">
            <wp:extent cx="2055264" cy="3648194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 Simulator Screen Shot 24 Mar 2015 17.00.4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677" cy="364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991" w:rsidRPr="00217BBC">
        <w:rPr>
          <w:lang w:val="hu-HU"/>
        </w:rPr>
        <w:t xml:space="preserve"> </w:t>
      </w:r>
    </w:p>
    <w:p w14:paraId="42307FA5" w14:textId="77777777" w:rsidR="00875991" w:rsidRPr="00217BBC" w:rsidRDefault="00875991" w:rsidP="00875991">
      <w:pPr>
        <w:rPr>
          <w:lang w:val="hu-HU"/>
        </w:rPr>
      </w:pPr>
    </w:p>
    <w:p w14:paraId="6C4D9A5F" w14:textId="212FFE3C" w:rsidR="000F4ADB" w:rsidRPr="00217BBC" w:rsidRDefault="00087EF0" w:rsidP="000F4ADB">
      <w:pPr>
        <w:jc w:val="both"/>
        <w:rPr>
          <w:lang w:val="hu-HU"/>
        </w:rPr>
      </w:pPr>
      <w:r w:rsidRPr="00217BBC">
        <w:rPr>
          <w:lang w:val="hu-HU"/>
        </w:rPr>
        <w:t>Segítség a</w:t>
      </w:r>
      <w:r w:rsidR="00875991" w:rsidRPr="00217BBC">
        <w:rPr>
          <w:lang w:val="hu-HU"/>
        </w:rPr>
        <w:t xml:space="preserve"> képernyő felépítése:</w:t>
      </w:r>
    </w:p>
    <w:p w14:paraId="599DA938" w14:textId="536CA738" w:rsidR="00875991" w:rsidRPr="00217BBC" w:rsidRDefault="00087EF0" w:rsidP="00087EF0">
      <w:pPr>
        <w:pStyle w:val="ListParagraph"/>
        <w:numPr>
          <w:ilvl w:val="0"/>
          <w:numId w:val="18"/>
        </w:numPr>
        <w:rPr>
          <w:lang w:val="hu-HU"/>
        </w:rPr>
      </w:pPr>
      <w:r w:rsidRPr="00217BBC">
        <w:rPr>
          <w:lang w:val="hu-HU"/>
        </w:rPr>
        <w:lastRenderedPageBreak/>
        <w:t>Alapja két db. azonos magasságú konténer view, amely szél</w:t>
      </w:r>
      <w:del w:id="156" w:author="Imre Kelényi" w:date="2015-03-25T17:15:00Z">
        <w:r w:rsidRPr="00217BBC" w:rsidDel="00476127">
          <w:rPr>
            <w:lang w:val="hu-HU"/>
          </w:rPr>
          <w:delText>l</w:delText>
        </w:r>
      </w:del>
      <w:r w:rsidRPr="00217BBC">
        <w:rPr>
          <w:lang w:val="hu-HU"/>
        </w:rPr>
        <w:t>es</w:t>
      </w:r>
      <w:ins w:id="157" w:author="Imre Kelényi" w:date="2015-03-25T17:15:00Z">
        <w:r w:rsidR="00476127">
          <w:rPr>
            <w:lang w:val="hu-HU"/>
          </w:rPr>
          <w:t>s</w:t>
        </w:r>
      </w:ins>
      <w:r w:rsidRPr="00217BBC">
        <w:rPr>
          <w:lang w:val="hu-HU"/>
        </w:rPr>
        <w:t>égében kitölti a rendelkezésre álló teret és a köztük lévő távolság 0.</w:t>
      </w:r>
    </w:p>
    <w:p w14:paraId="458B444F" w14:textId="103C4EDA" w:rsidR="00087EF0" w:rsidRPr="00217BBC" w:rsidRDefault="00087EF0" w:rsidP="00087EF0">
      <w:pPr>
        <w:pStyle w:val="ListParagraph"/>
        <w:numPr>
          <w:ilvl w:val="0"/>
          <w:numId w:val="18"/>
        </w:numPr>
        <w:rPr>
          <w:lang w:val="hu-HU"/>
        </w:rPr>
      </w:pPr>
      <w:r w:rsidRPr="00217BBC">
        <w:rPr>
          <w:lang w:val="hu-HU"/>
        </w:rPr>
        <w:t>A felső konténer View háttere vörös az alsójé szürke.</w:t>
      </w:r>
    </w:p>
    <w:p w14:paraId="5D5B3CE7" w14:textId="154E7C7A" w:rsidR="00087EF0" w:rsidRPr="00217BBC" w:rsidRDefault="00087EF0" w:rsidP="00087EF0">
      <w:pPr>
        <w:pStyle w:val="ListParagraph"/>
        <w:numPr>
          <w:ilvl w:val="0"/>
          <w:numId w:val="18"/>
        </w:numPr>
        <w:rPr>
          <w:lang w:val="hu-HU"/>
        </w:rPr>
      </w:pPr>
      <w:r w:rsidRPr="00217BBC">
        <w:rPr>
          <w:lang w:val="hu-HU"/>
        </w:rPr>
        <w:t>A felső konténer tartalmaz egy képet, amely kitölti a rendelkezésre álló területet, ugyanakkor nem torzítja a képet.</w:t>
      </w:r>
    </w:p>
    <w:p w14:paraId="74A9A801" w14:textId="402A3FA7" w:rsidR="00087EF0" w:rsidRPr="00217BBC" w:rsidRDefault="00087EF0" w:rsidP="00087EF0">
      <w:pPr>
        <w:pStyle w:val="ListParagraph"/>
        <w:numPr>
          <w:ilvl w:val="0"/>
          <w:numId w:val="18"/>
        </w:numPr>
        <w:rPr>
          <w:lang w:val="hu-HU"/>
        </w:rPr>
      </w:pPr>
      <w:r w:rsidRPr="00217BBC">
        <w:rPr>
          <w:lang w:val="hu-HU"/>
        </w:rPr>
        <w:t>Az alsó konténer két középre rendezett gombot tartalmaz, amely vertikális pozíciója is rögzített.</w:t>
      </w:r>
    </w:p>
    <w:p w14:paraId="4DECFD03" w14:textId="372329F0" w:rsidR="00087EF0" w:rsidRPr="00217BBC" w:rsidRDefault="00087EF0" w:rsidP="00087EF0">
      <w:pPr>
        <w:pStyle w:val="ListParagraph"/>
        <w:numPr>
          <w:ilvl w:val="0"/>
          <w:numId w:val="18"/>
        </w:numPr>
        <w:rPr>
          <w:lang w:val="hu-HU"/>
        </w:rPr>
      </w:pPr>
      <w:r w:rsidRPr="00217BBC">
        <w:rPr>
          <w:lang w:val="hu-HU"/>
        </w:rPr>
        <w:t xml:space="preserve">Az alsó konténer tartalmaz továbbá egy alulra </w:t>
      </w:r>
      <w:del w:id="158" w:author="Imre Kelényi" w:date="2015-03-25T17:15:00Z">
        <w:r w:rsidRPr="00217BBC" w:rsidDel="00476127">
          <w:rPr>
            <w:lang w:val="hu-HU"/>
          </w:rPr>
          <w:delText>pozíciónált</w:delText>
        </w:r>
      </w:del>
      <w:ins w:id="159" w:author="Imre Kelényi" w:date="2015-03-25T17:15:00Z">
        <w:r w:rsidR="00476127" w:rsidRPr="00217BBC">
          <w:rPr>
            <w:lang w:val="hu-HU"/>
          </w:rPr>
          <w:t>pozícionált</w:t>
        </w:r>
      </w:ins>
      <w:r w:rsidRPr="00217BBC">
        <w:rPr>
          <w:lang w:val="hu-HU"/>
        </w:rPr>
        <w:t xml:space="preserve"> © Minden jog fenntartva szöveget.</w:t>
      </w:r>
    </w:p>
    <w:p w14:paraId="41BEC499" w14:textId="457257B1" w:rsidR="00BD1790" w:rsidRPr="00217BBC" w:rsidRDefault="00BD1790" w:rsidP="009F1289">
      <w:pPr>
        <w:jc w:val="both"/>
        <w:rPr>
          <w:lang w:val="hu-HU"/>
        </w:rPr>
      </w:pPr>
    </w:p>
    <w:sectPr w:rsidR="00BD1790" w:rsidRPr="00217BBC" w:rsidSect="002718A8">
      <w:headerReference w:type="default" r:id="rId44"/>
      <w:footerReference w:type="even" r:id="rId45"/>
      <w:footerReference w:type="default" r:id="rId46"/>
      <w:pgSz w:w="11900" w:h="16840"/>
      <w:pgMar w:top="1249" w:right="1800" w:bottom="993" w:left="1800" w:header="708" w:footer="826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9" w:author="Kántor Tibor" w:date="2015-03-23T09:39:00Z" w:initials="KT">
    <w:p w14:paraId="7B4B2B68" w14:textId="6FE72FB4" w:rsidR="005773A7" w:rsidRDefault="005773A7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Halkan jegyezzük meg, hogy</w:t>
      </w:r>
      <w:r>
        <w:t xml:space="preserve"> továbbra is a méretagnosztikus any x any size classel dolgozunk.</w:t>
      </w:r>
    </w:p>
  </w:comment>
  <w:comment w:id="10" w:author="Tibor Kantor" w:date="2015-03-25T10:23:00Z" w:initials="TK">
    <w:p w14:paraId="1771B7B8" w14:textId="0B9AB7BC" w:rsidR="005773A7" w:rsidRDefault="005773A7">
      <w:pPr>
        <w:pStyle w:val="CommentText"/>
      </w:pPr>
      <w:r>
        <w:rPr>
          <w:rStyle w:val="CommentReference"/>
        </w:rPr>
        <w:annotationRef/>
      </w:r>
      <w:r>
        <w:t>Mondjuk el, hogy mik ezek a vonalak!</w:t>
      </w:r>
    </w:p>
  </w:comment>
  <w:comment w:id="19" w:author="Kántor Tibor" w:date="2015-03-22T21:27:00Z" w:initials="KT">
    <w:p w14:paraId="2FCD5371" w14:textId="680BFF17" w:rsidR="005773A7" w:rsidRDefault="005773A7">
      <w:pPr>
        <w:pStyle w:val="CommentText"/>
      </w:pPr>
      <w:r>
        <w:rPr>
          <w:rStyle w:val="CommentReference"/>
        </w:rPr>
        <w:annotationRef/>
      </w:r>
      <w:r>
        <w:t>Mondjuk el, hogy miért!</w:t>
      </w:r>
    </w:p>
  </w:comment>
  <w:comment w:id="20" w:author="Kántor Tibor" w:date="2015-03-22T21:43:00Z" w:initials="KT">
    <w:p w14:paraId="41CA1ACD" w14:textId="6F053672" w:rsidR="005773A7" w:rsidRDefault="005773A7">
      <w:pPr>
        <w:pStyle w:val="CommentText"/>
      </w:pPr>
      <w:r>
        <w:rPr>
          <w:rStyle w:val="CommentReference"/>
        </w:rPr>
        <w:annotationRef/>
      </w:r>
      <w:r>
        <w:t>Mondjuk el mi  az a kényszer, ismétlésül: Az AutoLayout segítségével deklaratívan hozhatók létre az iOS felhasználói felületek. Használatával a design by intent paradigma szerint tervezhetjük meg az iOS alkalmazások kinézetét, ezt azt jelenti, hogy a szándékot fogalmazzuk meg a felhasználói felülettel kapcsolatban (pl. az adott gomb mindig legyen középen) és nem adjuk meg explicit módon, hogy a felületet hogyan hozza létre a rendszer). A szándék megfogalmazására a kényszerek (constraint) használhatók, amelyek az adott felület elemek kívánt tulajdonságai fogalmazhatók meg.</w:t>
      </w:r>
    </w:p>
  </w:comment>
  <w:comment w:id="37" w:author="Kántor Tibor" w:date="2015-03-22T22:02:00Z" w:initials="KT">
    <w:p w14:paraId="3E145DE0" w14:textId="1DDAD90D" w:rsidR="005773A7" w:rsidRDefault="005773A7">
      <w:pPr>
        <w:pStyle w:val="CommentText"/>
      </w:pPr>
      <w:r>
        <w:rPr>
          <w:rStyle w:val="CommentReference"/>
        </w:rPr>
        <w:annotationRef/>
      </w:r>
      <w:r>
        <w:t>Pontosabban fordításkor le fogja generálni a hiányzó kényszereket, mert tudnia kell pontosan, hogy hol van az elem!</w:t>
      </w:r>
    </w:p>
  </w:comment>
  <w:comment w:id="47" w:author="Tibor Kantor" w:date="2015-03-25T10:26:00Z" w:initials="TK">
    <w:p w14:paraId="3F0168FD" w14:textId="04D3EDF6" w:rsidR="005773A7" w:rsidRDefault="005773A7">
      <w:pPr>
        <w:pStyle w:val="CommentText"/>
      </w:pPr>
      <w:r>
        <w:rPr>
          <w:rStyle w:val="CommentReference"/>
        </w:rPr>
        <w:annotationRef/>
      </w:r>
      <w:r>
        <w:t>Noha, futatásnál jónak tűnik a dolog, ez azért van, mert fordításkor le fogja generálni a hiányzó kényszereket. Mivel futási időben neki mindig pontosan tudnia kell, hogy melyik elem hol van és mekkora.</w:t>
      </w:r>
    </w:p>
  </w:comment>
  <w:comment w:id="61" w:author="Tibor Kantor" w:date="2015-03-25T10:57:00Z" w:initials="TK">
    <w:p w14:paraId="554495D7" w14:textId="6D3AA533" w:rsidR="005773A7" w:rsidRDefault="005773A7">
      <w:pPr>
        <w:pStyle w:val="CommentText"/>
      </w:pPr>
      <w:r>
        <w:rPr>
          <w:rStyle w:val="CommentReference"/>
        </w:rPr>
        <w:annotationRef/>
      </w:r>
      <w:r>
        <w:t>Mondjuk el, hogy két kijelölésekor más fajta kényszereket tudunk hozzáadni a Storyboard editorban!</w:t>
      </w:r>
    </w:p>
  </w:comment>
  <w:comment w:id="76" w:author="Tibor Kántor" w:date="2015-03-23T12:57:00Z" w:initials="TK">
    <w:p w14:paraId="036AA8D3" w14:textId="77777777" w:rsidR="005773A7" w:rsidRDefault="005773A7" w:rsidP="00FC5953">
      <w:pPr>
        <w:pStyle w:val="CommentText"/>
      </w:pPr>
      <w:r>
        <w:rPr>
          <w:rStyle w:val="CommentReference"/>
        </w:rPr>
        <w:annotationRef/>
      </w:r>
      <w:r>
        <w:t>Human Interface Guidelines szerinti távolság!</w:t>
      </w:r>
    </w:p>
  </w:comment>
  <w:comment w:id="88" w:author="Tibor Kántor" w:date="2015-03-23T14:37:00Z" w:initials="TK">
    <w:p w14:paraId="6D88BB8E" w14:textId="77777777" w:rsidR="005773A7" w:rsidRDefault="005773A7" w:rsidP="00FE566F">
      <w:pPr>
        <w:pStyle w:val="CommentText"/>
      </w:pPr>
      <w:r>
        <w:rPr>
          <w:rStyle w:val="CommentReference"/>
        </w:rPr>
        <w:annotationRef/>
      </w:r>
      <w:r>
        <w:t>Amenyiben adott elemekhez több kényszer is tartozik, akkor a rendszer mindig megpróbálja mindet teljesíteni, ha a kényszerekhez prioritásokat rendelünk, akkor is a rendszer igyekszik a lehető legtöbb kényszert kielégíteni, de a legmagasabb prioritásuakat mindenképpen, az alacsonyabb prioritásuak közül azonban amelyeket nem tud kielégíteni, azokkal nem foglalkozik.</w:t>
      </w:r>
    </w:p>
  </w:comment>
  <w:comment w:id="107" w:author="Tibor Kantor" w:date="2015-03-23T17:27:00Z" w:initials="TK">
    <w:p w14:paraId="2F6FA8F4" w14:textId="65AA849C" w:rsidR="005773A7" w:rsidRDefault="005773A7">
      <w:pPr>
        <w:pStyle w:val="CommentText"/>
      </w:pPr>
      <w:r>
        <w:rPr>
          <w:rStyle w:val="CommentReference"/>
        </w:rPr>
        <w:annotationRef/>
      </w:r>
      <w:r>
        <w:t>Magyarázzuk el, hogy pontosan mit látunk a konzolban!</w:t>
      </w:r>
    </w:p>
  </w:comment>
  <w:comment w:id="125" w:author="Tibor Kantor" w:date="2015-03-25T11:57:00Z" w:initials="TK">
    <w:p w14:paraId="0B24ED47" w14:textId="4D9B8622" w:rsidR="005773A7" w:rsidRDefault="005773A7">
      <w:pPr>
        <w:pStyle w:val="CommentText"/>
      </w:pPr>
      <w:r>
        <w:rPr>
          <w:rStyle w:val="CommentReference"/>
        </w:rPr>
        <w:annotationRef/>
      </w:r>
      <w:r>
        <w:t>Mondjuk el, hogy mi történik!</w:t>
      </w:r>
    </w:p>
  </w:comment>
  <w:comment w:id="154" w:author="Tibor Kantor" w:date="2015-03-25T12:13:00Z" w:initials="TK">
    <w:p w14:paraId="7A9265F1" w14:textId="710E53A0" w:rsidR="005773A7" w:rsidRDefault="005773A7">
      <w:pPr>
        <w:pStyle w:val="CommentText"/>
      </w:pPr>
      <w:r>
        <w:rPr>
          <w:rStyle w:val="CommentReference"/>
        </w:rPr>
        <w:annotationRef/>
      </w:r>
      <w:r>
        <w:t>Ezért nem a tetejéhez rögzítettük.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B4B2B68" w15:done="0"/>
  <w15:commentEx w15:paraId="1771B7B8" w15:done="0"/>
  <w15:commentEx w15:paraId="2FCD5371" w15:done="0"/>
  <w15:commentEx w15:paraId="41CA1ACD" w15:done="0"/>
  <w15:commentEx w15:paraId="3E145DE0" w15:done="0"/>
  <w15:commentEx w15:paraId="3F0168FD" w15:done="0"/>
  <w15:commentEx w15:paraId="554495D7" w15:done="0"/>
  <w15:commentEx w15:paraId="036AA8D3" w15:done="0"/>
  <w15:commentEx w15:paraId="6D88BB8E" w15:done="0"/>
  <w15:commentEx w15:paraId="2F6FA8F4" w15:done="0"/>
  <w15:commentEx w15:paraId="0B24ED47" w15:done="0"/>
  <w15:commentEx w15:paraId="7A9265F1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429CFA" w14:textId="77777777" w:rsidR="005773A7" w:rsidRDefault="005773A7" w:rsidP="00332942">
      <w:r>
        <w:separator/>
      </w:r>
    </w:p>
  </w:endnote>
  <w:endnote w:type="continuationSeparator" w:id="0">
    <w:p w14:paraId="1D1B3F26" w14:textId="77777777" w:rsidR="005773A7" w:rsidRDefault="005773A7" w:rsidP="00332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B3E9A1" w14:textId="77777777" w:rsidR="005773A7" w:rsidRDefault="005773A7" w:rsidP="0033294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16A28C" w14:textId="77777777" w:rsidR="005773A7" w:rsidRDefault="005773A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B87320" w14:textId="77777777" w:rsidR="005773A7" w:rsidRPr="00332942" w:rsidRDefault="005773A7" w:rsidP="00FB57E6">
    <w:pPr>
      <w:pStyle w:val="Footer"/>
      <w:framePr w:wrap="around" w:vAnchor="text" w:hAnchor="margin" w:xAlign="center" w:y="281"/>
      <w:rPr>
        <w:rStyle w:val="PageNumber"/>
        <w:sz w:val="20"/>
        <w:szCs w:val="20"/>
      </w:rPr>
    </w:pPr>
    <w:r w:rsidRPr="00332942">
      <w:rPr>
        <w:rStyle w:val="PageNumber"/>
        <w:sz w:val="20"/>
        <w:szCs w:val="20"/>
      </w:rPr>
      <w:fldChar w:fldCharType="begin"/>
    </w:r>
    <w:r w:rsidRPr="00332942">
      <w:rPr>
        <w:rStyle w:val="PageNumber"/>
        <w:sz w:val="20"/>
        <w:szCs w:val="20"/>
      </w:rPr>
      <w:instrText xml:space="preserve">PAGE  </w:instrText>
    </w:r>
    <w:r w:rsidRPr="00332942">
      <w:rPr>
        <w:rStyle w:val="PageNumber"/>
        <w:sz w:val="20"/>
        <w:szCs w:val="20"/>
      </w:rPr>
      <w:fldChar w:fldCharType="separate"/>
    </w:r>
    <w:r w:rsidR="00D16E51">
      <w:rPr>
        <w:rStyle w:val="PageNumber"/>
        <w:noProof/>
        <w:sz w:val="20"/>
        <w:szCs w:val="20"/>
      </w:rPr>
      <w:t>1</w:t>
    </w:r>
    <w:r w:rsidRPr="00332942">
      <w:rPr>
        <w:rStyle w:val="PageNumber"/>
        <w:sz w:val="20"/>
        <w:szCs w:val="20"/>
      </w:rPr>
      <w:fldChar w:fldCharType="end"/>
    </w:r>
  </w:p>
  <w:p w14:paraId="5B2570F5" w14:textId="77777777" w:rsidR="005773A7" w:rsidRDefault="005773A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74182D" w14:textId="77777777" w:rsidR="005773A7" w:rsidRDefault="005773A7" w:rsidP="00332942">
      <w:r>
        <w:separator/>
      </w:r>
    </w:p>
  </w:footnote>
  <w:footnote w:type="continuationSeparator" w:id="0">
    <w:p w14:paraId="16E38728" w14:textId="77777777" w:rsidR="005773A7" w:rsidRDefault="005773A7" w:rsidP="0033294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AE2CAC" w14:textId="2B4B51EE" w:rsidR="005773A7" w:rsidRPr="00332942" w:rsidRDefault="005773A7">
    <w:pPr>
      <w:pStyle w:val="Header"/>
      <w:tabs>
        <w:tab w:val="clear" w:pos="8640"/>
        <w:tab w:val="left" w:pos="0"/>
        <w:tab w:val="right" w:pos="8364"/>
      </w:tabs>
      <w:spacing w:after="240"/>
      <w:rPr>
        <w:sz w:val="20"/>
        <w:szCs w:val="20"/>
      </w:rPr>
      <w:pPrChange w:id="160" w:author="Imre Kelényi" w:date="2015-03-25T17:15:00Z">
        <w:pPr>
          <w:pStyle w:val="Header"/>
          <w:tabs>
            <w:tab w:val="clear" w:pos="8640"/>
            <w:tab w:val="left" w:pos="0"/>
            <w:tab w:val="right" w:pos="8364"/>
          </w:tabs>
        </w:pPr>
      </w:pPrChange>
    </w:pPr>
    <w:r w:rsidRPr="00332942">
      <w:rPr>
        <w:sz w:val="20"/>
        <w:szCs w:val="20"/>
      </w:rPr>
      <w:t xml:space="preserve">iOS alapú </w:t>
    </w:r>
    <w:r>
      <w:rPr>
        <w:sz w:val="20"/>
        <w:szCs w:val="20"/>
      </w:rPr>
      <w:t>szoftverfejlesztés - Labor 0</w:t>
    </w:r>
    <w:ins w:id="161" w:author="Imre Kelényi" w:date="2015-03-25T17:15:00Z">
      <w:r>
        <w:rPr>
          <w:sz w:val="20"/>
          <w:szCs w:val="20"/>
        </w:rPr>
        <w:t>7</w:t>
      </w:r>
    </w:ins>
    <w:del w:id="162" w:author="Imre Kelényi" w:date="2015-03-25T17:15:00Z">
      <w:r w:rsidDel="00476127">
        <w:rPr>
          <w:sz w:val="20"/>
          <w:szCs w:val="20"/>
        </w:rPr>
        <w:delText>6</w:delText>
      </w:r>
    </w:del>
    <w:r>
      <w:rPr>
        <w:sz w:val="20"/>
        <w:szCs w:val="20"/>
      </w:rPr>
      <w:tab/>
    </w:r>
    <w:r>
      <w:rPr>
        <w:sz w:val="20"/>
        <w:szCs w:val="20"/>
      </w:rPr>
      <w:tab/>
    </w:r>
    <w:r>
      <w:rPr>
        <w:noProof/>
        <w:sz w:val="20"/>
        <w:szCs w:val="20"/>
      </w:rPr>
      <w:drawing>
        <wp:inline distT="0" distB="0" distL="0" distR="0" wp14:anchorId="10027CCB" wp14:editId="4A7A3902">
          <wp:extent cx="1982470" cy="356304"/>
          <wp:effectExtent l="0" t="0" r="0" b="0"/>
          <wp:docPr id="45" name="Picture 45" descr="Macintosh SSD:Users:kenley:Documents:AMORG-AUT:AUT logo:BME-AUT logo hungarian:BME_AUT_logo_COLOR-hu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SSD:Users:kenley:Documents:AMORG-AUT:AUT logo:BME-AUT logo hungarian:BME_AUT_logo_COLOR-hu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4417" cy="3566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D14FE"/>
    <w:multiLevelType w:val="hybridMultilevel"/>
    <w:tmpl w:val="1BEEE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E87A3D"/>
    <w:multiLevelType w:val="hybridMultilevel"/>
    <w:tmpl w:val="9E825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D006D6"/>
    <w:multiLevelType w:val="hybridMultilevel"/>
    <w:tmpl w:val="04C69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ED40B8"/>
    <w:multiLevelType w:val="hybridMultilevel"/>
    <w:tmpl w:val="24EA8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1E3B9F"/>
    <w:multiLevelType w:val="hybridMultilevel"/>
    <w:tmpl w:val="102E0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F035DB"/>
    <w:multiLevelType w:val="multilevel"/>
    <w:tmpl w:val="D71E50EC"/>
    <w:lvl w:ilvl="0">
      <w:start w:val="1"/>
      <w:numFmt w:val="decimal"/>
      <w:pStyle w:val="Heading1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40C0DB1"/>
    <w:multiLevelType w:val="multilevel"/>
    <w:tmpl w:val="88721A6E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3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4E9349B"/>
    <w:multiLevelType w:val="hybridMultilevel"/>
    <w:tmpl w:val="93D0F794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8">
    <w:nsid w:val="29A26588"/>
    <w:multiLevelType w:val="hybridMultilevel"/>
    <w:tmpl w:val="B046E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6D7757"/>
    <w:multiLevelType w:val="multilevel"/>
    <w:tmpl w:val="C08067B0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5B17864"/>
    <w:multiLevelType w:val="hybridMultilevel"/>
    <w:tmpl w:val="AF281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9C3EF5"/>
    <w:multiLevelType w:val="hybridMultilevel"/>
    <w:tmpl w:val="FC54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C35F57"/>
    <w:multiLevelType w:val="hybridMultilevel"/>
    <w:tmpl w:val="D3C2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242739"/>
    <w:multiLevelType w:val="hybridMultilevel"/>
    <w:tmpl w:val="E04E8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991281"/>
    <w:multiLevelType w:val="hybridMultilevel"/>
    <w:tmpl w:val="0932F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AF7220"/>
    <w:multiLevelType w:val="hybridMultilevel"/>
    <w:tmpl w:val="06927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CB0135"/>
    <w:multiLevelType w:val="hybridMultilevel"/>
    <w:tmpl w:val="109C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04524E"/>
    <w:multiLevelType w:val="hybridMultilevel"/>
    <w:tmpl w:val="77907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13"/>
  </w:num>
  <w:num w:numId="4">
    <w:abstractNumId w:val="2"/>
  </w:num>
  <w:num w:numId="5">
    <w:abstractNumId w:val="9"/>
  </w:num>
  <w:num w:numId="6">
    <w:abstractNumId w:val="5"/>
  </w:num>
  <w:num w:numId="7">
    <w:abstractNumId w:val="6"/>
  </w:num>
  <w:num w:numId="8">
    <w:abstractNumId w:val="14"/>
  </w:num>
  <w:num w:numId="9">
    <w:abstractNumId w:val="4"/>
  </w:num>
  <w:num w:numId="10">
    <w:abstractNumId w:val="10"/>
  </w:num>
  <w:num w:numId="11">
    <w:abstractNumId w:val="5"/>
  </w:num>
  <w:num w:numId="12">
    <w:abstractNumId w:val="12"/>
  </w:num>
  <w:num w:numId="13">
    <w:abstractNumId w:val="16"/>
  </w:num>
  <w:num w:numId="14">
    <w:abstractNumId w:val="0"/>
  </w:num>
  <w:num w:numId="15">
    <w:abstractNumId w:val="3"/>
  </w:num>
  <w:num w:numId="16">
    <w:abstractNumId w:val="15"/>
  </w:num>
  <w:num w:numId="17">
    <w:abstractNumId w:val="7"/>
  </w:num>
  <w:num w:numId="18">
    <w:abstractNumId w:val="1"/>
  </w:num>
  <w:num w:numId="19">
    <w:abstractNumId w:val="8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mre Kelényi">
    <w15:presenceInfo w15:providerId="Windows Live" w15:userId="552aa17d526ee8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hideSpellingErrors/>
  <w:hideGrammaticalErrors/>
  <w:revisionView w:markup="0"/>
  <w:trackRevisions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37B"/>
    <w:rsid w:val="000061CA"/>
    <w:rsid w:val="00007FC6"/>
    <w:rsid w:val="00010414"/>
    <w:rsid w:val="0001560C"/>
    <w:rsid w:val="00020002"/>
    <w:rsid w:val="00020567"/>
    <w:rsid w:val="00021896"/>
    <w:rsid w:val="00023F34"/>
    <w:rsid w:val="0002756E"/>
    <w:rsid w:val="0004114D"/>
    <w:rsid w:val="000429C1"/>
    <w:rsid w:val="00050D8D"/>
    <w:rsid w:val="00055587"/>
    <w:rsid w:val="00055D36"/>
    <w:rsid w:val="0005609E"/>
    <w:rsid w:val="00066B23"/>
    <w:rsid w:val="00073E88"/>
    <w:rsid w:val="0007728B"/>
    <w:rsid w:val="00083068"/>
    <w:rsid w:val="00086A31"/>
    <w:rsid w:val="00087EF0"/>
    <w:rsid w:val="00095A43"/>
    <w:rsid w:val="000A7115"/>
    <w:rsid w:val="000C5174"/>
    <w:rsid w:val="000D060C"/>
    <w:rsid w:val="000E4B23"/>
    <w:rsid w:val="000F4ADB"/>
    <w:rsid w:val="000F66FE"/>
    <w:rsid w:val="0010058D"/>
    <w:rsid w:val="00101FB7"/>
    <w:rsid w:val="00103D09"/>
    <w:rsid w:val="001047E3"/>
    <w:rsid w:val="00106F04"/>
    <w:rsid w:val="00121CA2"/>
    <w:rsid w:val="00126324"/>
    <w:rsid w:val="00127DEC"/>
    <w:rsid w:val="0014125C"/>
    <w:rsid w:val="001414AD"/>
    <w:rsid w:val="001433D8"/>
    <w:rsid w:val="001439EF"/>
    <w:rsid w:val="00161F45"/>
    <w:rsid w:val="00174B3F"/>
    <w:rsid w:val="00183D54"/>
    <w:rsid w:val="00186C3F"/>
    <w:rsid w:val="001A08DF"/>
    <w:rsid w:val="001A1F7F"/>
    <w:rsid w:val="001A3130"/>
    <w:rsid w:val="001A7DA9"/>
    <w:rsid w:val="001B5612"/>
    <w:rsid w:val="001D0103"/>
    <w:rsid w:val="001E0858"/>
    <w:rsid w:val="00201B56"/>
    <w:rsid w:val="00203FF1"/>
    <w:rsid w:val="00206691"/>
    <w:rsid w:val="0021137B"/>
    <w:rsid w:val="00213D8F"/>
    <w:rsid w:val="002159CB"/>
    <w:rsid w:val="00215EFC"/>
    <w:rsid w:val="00217BBC"/>
    <w:rsid w:val="00227E6C"/>
    <w:rsid w:val="002366F5"/>
    <w:rsid w:val="002576C6"/>
    <w:rsid w:val="00264B84"/>
    <w:rsid w:val="00265DE9"/>
    <w:rsid w:val="002718A8"/>
    <w:rsid w:val="00273375"/>
    <w:rsid w:val="002742C4"/>
    <w:rsid w:val="00274361"/>
    <w:rsid w:val="00297ABA"/>
    <w:rsid w:val="002C39C3"/>
    <w:rsid w:val="002D130A"/>
    <w:rsid w:val="002F77A4"/>
    <w:rsid w:val="003007BA"/>
    <w:rsid w:val="00332942"/>
    <w:rsid w:val="00333F78"/>
    <w:rsid w:val="003401E3"/>
    <w:rsid w:val="0035103C"/>
    <w:rsid w:val="0035641F"/>
    <w:rsid w:val="00363539"/>
    <w:rsid w:val="00387D1B"/>
    <w:rsid w:val="0039006B"/>
    <w:rsid w:val="00391621"/>
    <w:rsid w:val="0039168F"/>
    <w:rsid w:val="00396D94"/>
    <w:rsid w:val="003A0116"/>
    <w:rsid w:val="003A2C26"/>
    <w:rsid w:val="003A5528"/>
    <w:rsid w:val="003B14C8"/>
    <w:rsid w:val="003B1624"/>
    <w:rsid w:val="003B1D9D"/>
    <w:rsid w:val="003B4012"/>
    <w:rsid w:val="003B45C1"/>
    <w:rsid w:val="003B5C22"/>
    <w:rsid w:val="003C2302"/>
    <w:rsid w:val="003C6A6A"/>
    <w:rsid w:val="003C6D77"/>
    <w:rsid w:val="003E703D"/>
    <w:rsid w:val="003F36D0"/>
    <w:rsid w:val="003F3ADD"/>
    <w:rsid w:val="00410668"/>
    <w:rsid w:val="00414628"/>
    <w:rsid w:val="00417215"/>
    <w:rsid w:val="00422B0C"/>
    <w:rsid w:val="00426FDE"/>
    <w:rsid w:val="004420A3"/>
    <w:rsid w:val="00442373"/>
    <w:rsid w:val="00442FCF"/>
    <w:rsid w:val="004441BB"/>
    <w:rsid w:val="00455E46"/>
    <w:rsid w:val="004611C7"/>
    <w:rsid w:val="00463CC1"/>
    <w:rsid w:val="00464A77"/>
    <w:rsid w:val="00474FD7"/>
    <w:rsid w:val="00476127"/>
    <w:rsid w:val="00484757"/>
    <w:rsid w:val="004B04E5"/>
    <w:rsid w:val="004B5264"/>
    <w:rsid w:val="004C42FF"/>
    <w:rsid w:val="004C5B6D"/>
    <w:rsid w:val="004D021E"/>
    <w:rsid w:val="004D6121"/>
    <w:rsid w:val="004E18C4"/>
    <w:rsid w:val="004E5D1C"/>
    <w:rsid w:val="00500100"/>
    <w:rsid w:val="00503912"/>
    <w:rsid w:val="0051256E"/>
    <w:rsid w:val="005166D7"/>
    <w:rsid w:val="00521809"/>
    <w:rsid w:val="0053789A"/>
    <w:rsid w:val="00547892"/>
    <w:rsid w:val="0057081B"/>
    <w:rsid w:val="005773A7"/>
    <w:rsid w:val="00580281"/>
    <w:rsid w:val="00587EEA"/>
    <w:rsid w:val="005911D6"/>
    <w:rsid w:val="005A4FD6"/>
    <w:rsid w:val="005B04AE"/>
    <w:rsid w:val="005C5B04"/>
    <w:rsid w:val="005D1369"/>
    <w:rsid w:val="005D7CCD"/>
    <w:rsid w:val="005F1257"/>
    <w:rsid w:val="00606944"/>
    <w:rsid w:val="00607555"/>
    <w:rsid w:val="0061081A"/>
    <w:rsid w:val="006108A6"/>
    <w:rsid w:val="00623DB8"/>
    <w:rsid w:val="00625539"/>
    <w:rsid w:val="00641D62"/>
    <w:rsid w:val="00645451"/>
    <w:rsid w:val="006473BE"/>
    <w:rsid w:val="006523C1"/>
    <w:rsid w:val="0065514B"/>
    <w:rsid w:val="00661C98"/>
    <w:rsid w:val="006647E9"/>
    <w:rsid w:val="00666B81"/>
    <w:rsid w:val="00680AB6"/>
    <w:rsid w:val="00690097"/>
    <w:rsid w:val="0069178B"/>
    <w:rsid w:val="006B2C08"/>
    <w:rsid w:val="006D5515"/>
    <w:rsid w:val="006E7389"/>
    <w:rsid w:val="006F3F19"/>
    <w:rsid w:val="0070130B"/>
    <w:rsid w:val="00701DEF"/>
    <w:rsid w:val="007110DE"/>
    <w:rsid w:val="007160FB"/>
    <w:rsid w:val="00724C03"/>
    <w:rsid w:val="00742C4E"/>
    <w:rsid w:val="007457DE"/>
    <w:rsid w:val="007623BF"/>
    <w:rsid w:val="00766983"/>
    <w:rsid w:val="00770239"/>
    <w:rsid w:val="0078055F"/>
    <w:rsid w:val="00780D20"/>
    <w:rsid w:val="00783D25"/>
    <w:rsid w:val="00787D07"/>
    <w:rsid w:val="007912D0"/>
    <w:rsid w:val="007A4D9B"/>
    <w:rsid w:val="007A57EF"/>
    <w:rsid w:val="007A6416"/>
    <w:rsid w:val="007B2FBD"/>
    <w:rsid w:val="007B35A8"/>
    <w:rsid w:val="007B3C6D"/>
    <w:rsid w:val="007B50C9"/>
    <w:rsid w:val="007E2912"/>
    <w:rsid w:val="007E7E7E"/>
    <w:rsid w:val="007F6398"/>
    <w:rsid w:val="008016C1"/>
    <w:rsid w:val="00804718"/>
    <w:rsid w:val="00811E9F"/>
    <w:rsid w:val="00813ADC"/>
    <w:rsid w:val="00825F29"/>
    <w:rsid w:val="00832D9D"/>
    <w:rsid w:val="00835F36"/>
    <w:rsid w:val="00845746"/>
    <w:rsid w:val="00855241"/>
    <w:rsid w:val="00861D07"/>
    <w:rsid w:val="00871952"/>
    <w:rsid w:val="00873724"/>
    <w:rsid w:val="00875991"/>
    <w:rsid w:val="008765AF"/>
    <w:rsid w:val="008855E8"/>
    <w:rsid w:val="0089145A"/>
    <w:rsid w:val="008A609C"/>
    <w:rsid w:val="008B3AE5"/>
    <w:rsid w:val="008B5C05"/>
    <w:rsid w:val="008C345A"/>
    <w:rsid w:val="008D07BE"/>
    <w:rsid w:val="008D2AB0"/>
    <w:rsid w:val="008D4011"/>
    <w:rsid w:val="008E2FFB"/>
    <w:rsid w:val="008E3077"/>
    <w:rsid w:val="008E390E"/>
    <w:rsid w:val="008F64D3"/>
    <w:rsid w:val="00911696"/>
    <w:rsid w:val="0091554B"/>
    <w:rsid w:val="009159BC"/>
    <w:rsid w:val="00917F60"/>
    <w:rsid w:val="0092283B"/>
    <w:rsid w:val="00931201"/>
    <w:rsid w:val="00951A0F"/>
    <w:rsid w:val="00953626"/>
    <w:rsid w:val="0096457B"/>
    <w:rsid w:val="00984B88"/>
    <w:rsid w:val="009851DE"/>
    <w:rsid w:val="00987CB4"/>
    <w:rsid w:val="009A2411"/>
    <w:rsid w:val="009B353D"/>
    <w:rsid w:val="009B5374"/>
    <w:rsid w:val="009B6BB2"/>
    <w:rsid w:val="009C2113"/>
    <w:rsid w:val="009D21E2"/>
    <w:rsid w:val="009D6C6B"/>
    <w:rsid w:val="009E0F6A"/>
    <w:rsid w:val="009F1289"/>
    <w:rsid w:val="009F25EB"/>
    <w:rsid w:val="009F3B7C"/>
    <w:rsid w:val="009F3CBA"/>
    <w:rsid w:val="009F64A8"/>
    <w:rsid w:val="009F792D"/>
    <w:rsid w:val="00A04513"/>
    <w:rsid w:val="00A04784"/>
    <w:rsid w:val="00A077F0"/>
    <w:rsid w:val="00A124FA"/>
    <w:rsid w:val="00A22120"/>
    <w:rsid w:val="00A22DBC"/>
    <w:rsid w:val="00A32197"/>
    <w:rsid w:val="00A57FFE"/>
    <w:rsid w:val="00A6106E"/>
    <w:rsid w:val="00A62282"/>
    <w:rsid w:val="00A6258E"/>
    <w:rsid w:val="00A63A19"/>
    <w:rsid w:val="00A65E60"/>
    <w:rsid w:val="00A7738A"/>
    <w:rsid w:val="00A802F1"/>
    <w:rsid w:val="00A80ECD"/>
    <w:rsid w:val="00A852D2"/>
    <w:rsid w:val="00A868A8"/>
    <w:rsid w:val="00AA3389"/>
    <w:rsid w:val="00AA431E"/>
    <w:rsid w:val="00AA483B"/>
    <w:rsid w:val="00AA588A"/>
    <w:rsid w:val="00AB028A"/>
    <w:rsid w:val="00AC65E4"/>
    <w:rsid w:val="00AD5F93"/>
    <w:rsid w:val="00AE10B8"/>
    <w:rsid w:val="00AE370F"/>
    <w:rsid w:val="00AF2498"/>
    <w:rsid w:val="00AF3FD7"/>
    <w:rsid w:val="00B051ED"/>
    <w:rsid w:val="00B15C86"/>
    <w:rsid w:val="00B319E3"/>
    <w:rsid w:val="00B34337"/>
    <w:rsid w:val="00B35B95"/>
    <w:rsid w:val="00B45B31"/>
    <w:rsid w:val="00B45F18"/>
    <w:rsid w:val="00B47A36"/>
    <w:rsid w:val="00B570F7"/>
    <w:rsid w:val="00B60BB3"/>
    <w:rsid w:val="00B64CFF"/>
    <w:rsid w:val="00B72FA9"/>
    <w:rsid w:val="00B83E33"/>
    <w:rsid w:val="00B8515E"/>
    <w:rsid w:val="00B902D3"/>
    <w:rsid w:val="00BA0AE9"/>
    <w:rsid w:val="00BC249A"/>
    <w:rsid w:val="00BC72A7"/>
    <w:rsid w:val="00BD11A2"/>
    <w:rsid w:val="00BD1790"/>
    <w:rsid w:val="00BE1685"/>
    <w:rsid w:val="00BE30B0"/>
    <w:rsid w:val="00BF384F"/>
    <w:rsid w:val="00BF681C"/>
    <w:rsid w:val="00C001C6"/>
    <w:rsid w:val="00C110C5"/>
    <w:rsid w:val="00C11841"/>
    <w:rsid w:val="00C137CE"/>
    <w:rsid w:val="00C158E5"/>
    <w:rsid w:val="00C164A7"/>
    <w:rsid w:val="00C2069A"/>
    <w:rsid w:val="00C334D9"/>
    <w:rsid w:val="00C41C8B"/>
    <w:rsid w:val="00C44A06"/>
    <w:rsid w:val="00C46E54"/>
    <w:rsid w:val="00C5675A"/>
    <w:rsid w:val="00C63E51"/>
    <w:rsid w:val="00C71AC4"/>
    <w:rsid w:val="00C73854"/>
    <w:rsid w:val="00C876FF"/>
    <w:rsid w:val="00C93D35"/>
    <w:rsid w:val="00C94805"/>
    <w:rsid w:val="00C95A82"/>
    <w:rsid w:val="00CA0D3D"/>
    <w:rsid w:val="00CA156B"/>
    <w:rsid w:val="00CC0C08"/>
    <w:rsid w:val="00CC47D3"/>
    <w:rsid w:val="00CC7AED"/>
    <w:rsid w:val="00CD6C90"/>
    <w:rsid w:val="00D046C3"/>
    <w:rsid w:val="00D112E1"/>
    <w:rsid w:val="00D16E51"/>
    <w:rsid w:val="00D30310"/>
    <w:rsid w:val="00D316B6"/>
    <w:rsid w:val="00D35C09"/>
    <w:rsid w:val="00D46D4B"/>
    <w:rsid w:val="00D52365"/>
    <w:rsid w:val="00D819E0"/>
    <w:rsid w:val="00D820C4"/>
    <w:rsid w:val="00D82246"/>
    <w:rsid w:val="00D85C7F"/>
    <w:rsid w:val="00D87786"/>
    <w:rsid w:val="00D928CA"/>
    <w:rsid w:val="00D93359"/>
    <w:rsid w:val="00DA2823"/>
    <w:rsid w:val="00DA293F"/>
    <w:rsid w:val="00DA57BE"/>
    <w:rsid w:val="00DB28D6"/>
    <w:rsid w:val="00DB3545"/>
    <w:rsid w:val="00DC4D1E"/>
    <w:rsid w:val="00DD0E77"/>
    <w:rsid w:val="00DD454B"/>
    <w:rsid w:val="00DD5CFF"/>
    <w:rsid w:val="00DE2BF0"/>
    <w:rsid w:val="00DE406C"/>
    <w:rsid w:val="00DE4671"/>
    <w:rsid w:val="00DE4877"/>
    <w:rsid w:val="00DF46D8"/>
    <w:rsid w:val="00E1053B"/>
    <w:rsid w:val="00E26DA3"/>
    <w:rsid w:val="00E31B10"/>
    <w:rsid w:val="00E35B7B"/>
    <w:rsid w:val="00E45E77"/>
    <w:rsid w:val="00E47DEC"/>
    <w:rsid w:val="00E63731"/>
    <w:rsid w:val="00E70DE1"/>
    <w:rsid w:val="00E80AB6"/>
    <w:rsid w:val="00E961A1"/>
    <w:rsid w:val="00EA2F51"/>
    <w:rsid w:val="00EB145B"/>
    <w:rsid w:val="00EC200A"/>
    <w:rsid w:val="00EC25B5"/>
    <w:rsid w:val="00EC7C35"/>
    <w:rsid w:val="00ED0FB3"/>
    <w:rsid w:val="00EE4B40"/>
    <w:rsid w:val="00EF63FE"/>
    <w:rsid w:val="00EF7DA5"/>
    <w:rsid w:val="00F02753"/>
    <w:rsid w:val="00F14D9B"/>
    <w:rsid w:val="00F241F7"/>
    <w:rsid w:val="00F331A9"/>
    <w:rsid w:val="00F51C6F"/>
    <w:rsid w:val="00F54273"/>
    <w:rsid w:val="00F558C9"/>
    <w:rsid w:val="00F57A34"/>
    <w:rsid w:val="00F6031E"/>
    <w:rsid w:val="00F71C85"/>
    <w:rsid w:val="00F75C33"/>
    <w:rsid w:val="00F7720C"/>
    <w:rsid w:val="00F83F2B"/>
    <w:rsid w:val="00F9460E"/>
    <w:rsid w:val="00F95995"/>
    <w:rsid w:val="00FA0985"/>
    <w:rsid w:val="00FA17FB"/>
    <w:rsid w:val="00FA4442"/>
    <w:rsid w:val="00FB57E6"/>
    <w:rsid w:val="00FB6795"/>
    <w:rsid w:val="00FC0E55"/>
    <w:rsid w:val="00FC5953"/>
    <w:rsid w:val="00FD2E53"/>
    <w:rsid w:val="00FE566F"/>
    <w:rsid w:val="00FE70F2"/>
    <w:rsid w:val="00FE7A97"/>
    <w:rsid w:val="00FF2B57"/>
    <w:rsid w:val="1BA7B9C7"/>
    <w:rsid w:val="5D9B9873"/>
    <w:rsid w:val="636AA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F7AE73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201"/>
    <w:pPr>
      <w:keepNext/>
      <w:keepLines/>
      <w:numPr>
        <w:numId w:val="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201"/>
    <w:pPr>
      <w:keepNext/>
      <w:keepLines/>
      <w:numPr>
        <w:ilvl w:val="1"/>
        <w:numId w:val="6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11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560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3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120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2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21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8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84F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E0F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1">
    <w:name w:val="Style1"/>
    <w:basedOn w:val="Normal"/>
    <w:qFormat/>
    <w:rsid w:val="00F02753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29"/>
      </w:tabs>
      <w:autoSpaceDE w:val="0"/>
      <w:autoSpaceDN w:val="0"/>
      <w:adjustRightInd w:val="0"/>
    </w:pPr>
    <w:rPr>
      <w:rFonts w:ascii="Menlo Regular" w:hAnsi="Menlo Regular" w:cs="Menlo Regular"/>
      <w:color w:val="EEECE1" w:themeColor="background2"/>
      <w:sz w:val="18"/>
      <w:szCs w:val="18"/>
    </w:rPr>
  </w:style>
  <w:style w:type="paragraph" w:customStyle="1" w:styleId="Kd1">
    <w:name w:val="Kód1"/>
    <w:basedOn w:val="Normal"/>
    <w:link w:val="Kd1Char"/>
    <w:qFormat/>
    <w:rsid w:val="00F02753"/>
    <w:pPr>
      <w:shd w:val="clear" w:color="auto" w:fill="D9D9D9"/>
      <w:spacing w:line="276" w:lineRule="auto"/>
      <w:ind w:firstLine="709"/>
    </w:pPr>
    <w:rPr>
      <w:rFonts w:ascii="Courier New" w:eastAsia="+mn-ea" w:hAnsi="Courier New" w:cs="Times New Roman"/>
      <w:lang w:val="hu-HU"/>
    </w:rPr>
  </w:style>
  <w:style w:type="character" w:customStyle="1" w:styleId="Kd1Char">
    <w:name w:val="Kód1 Char"/>
    <w:link w:val="Kd1"/>
    <w:rsid w:val="00F02753"/>
    <w:rPr>
      <w:rFonts w:ascii="Courier New" w:eastAsia="+mn-ea" w:hAnsi="Courier New" w:cs="Times New Roman"/>
      <w:shd w:val="clear" w:color="auto" w:fill="D9D9D9"/>
      <w:lang w:val="hu-HU"/>
    </w:rPr>
  </w:style>
  <w:style w:type="paragraph" w:customStyle="1" w:styleId="Idzet2">
    <w:name w:val="Idézet2"/>
    <w:basedOn w:val="Normal"/>
    <w:rsid w:val="00F02753"/>
    <w:pPr>
      <w:pBdr>
        <w:top w:val="single" w:sz="4" w:space="1" w:color="A6A6A6" w:themeColor="background1" w:themeShade="A6" w:shadow="1"/>
        <w:left w:val="single" w:sz="4" w:space="4" w:color="A6A6A6" w:themeColor="background1" w:themeShade="A6" w:shadow="1"/>
        <w:bottom w:val="single" w:sz="4" w:space="1" w:color="A6A6A6" w:themeColor="background1" w:themeShade="A6" w:shadow="1"/>
        <w:right w:val="single" w:sz="4" w:space="4" w:color="A6A6A6" w:themeColor="background1" w:themeShade="A6" w:shadow="1"/>
      </w:pBdr>
      <w:shd w:val="clear" w:color="auto" w:fill="F2F2F2" w:themeFill="background1" w:themeFillShade="F2"/>
      <w:spacing w:before="120" w:after="120" w:line="276" w:lineRule="auto"/>
      <w:ind w:left="709"/>
      <w:jc w:val="both"/>
    </w:pPr>
    <w:rPr>
      <w:rFonts w:ascii="Arial" w:eastAsia="Times New Roman" w:hAnsi="Arial" w:cs="Times New Roman"/>
      <w:i/>
      <w:iCs/>
      <w:color w:val="000000" w:themeColor="text1"/>
      <w:sz w:val="22"/>
      <w:szCs w:val="20"/>
      <w:lang w:val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6E73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6E7389"/>
  </w:style>
  <w:style w:type="character" w:customStyle="1" w:styleId="CommentTextChar">
    <w:name w:val="Comment Text Char"/>
    <w:basedOn w:val="DefaultParagraphFont"/>
    <w:link w:val="CommentText"/>
    <w:uiPriority w:val="99"/>
    <w:rsid w:val="006E73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73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7389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3294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2942"/>
  </w:style>
  <w:style w:type="paragraph" w:styleId="Footer">
    <w:name w:val="footer"/>
    <w:basedOn w:val="Normal"/>
    <w:link w:val="FooterChar"/>
    <w:uiPriority w:val="99"/>
    <w:unhideWhenUsed/>
    <w:rsid w:val="003329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2942"/>
  </w:style>
  <w:style w:type="character" w:styleId="PageNumber">
    <w:name w:val="page number"/>
    <w:basedOn w:val="DefaultParagraphFont"/>
    <w:uiPriority w:val="99"/>
    <w:semiHidden/>
    <w:unhideWhenUsed/>
    <w:rsid w:val="00332942"/>
  </w:style>
  <w:style w:type="character" w:customStyle="1" w:styleId="Heading4Char">
    <w:name w:val="Heading 4 Char"/>
    <w:basedOn w:val="DefaultParagraphFont"/>
    <w:link w:val="Heading4"/>
    <w:uiPriority w:val="9"/>
    <w:rsid w:val="000156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931201"/>
    <w:pPr>
      <w:pBdr>
        <w:bottom w:val="single" w:sz="8" w:space="4" w:color="4F81BD" w:themeColor="accent1"/>
      </w:pBdr>
      <w:spacing w:before="36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12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1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23495">
          <w:marLeft w:val="46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5065">
          <w:marLeft w:val="1181"/>
          <w:marRight w:val="0"/>
          <w:marTop w:val="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oter" Target="footer2.xml"/><Relationship Id="rId47" Type="http://schemas.openxmlformats.org/officeDocument/2006/relationships/fontTable" Target="fontTable.xml"/><Relationship Id="rId48" Type="http://schemas.microsoft.com/office/2011/relationships/people" Target="people.xml"/><Relationship Id="rId49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comments" Target="comments.xml"/><Relationship Id="rId11" Type="http://schemas.microsoft.com/office/2011/relationships/commentsExtended" Target="commentsExtended.xm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header" Target="header1.xml"/><Relationship Id="rId4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5D867CB0-D36D-BA4C-A1B6-E7CD47E5A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1799</Words>
  <Characters>10259</Characters>
  <Application>Microsoft Macintosh Word</Application>
  <DocSecurity>4</DocSecurity>
  <Lines>85</Lines>
  <Paragraphs>24</Paragraphs>
  <ScaleCrop>false</ScaleCrop>
  <Company>BME</Company>
  <LinksUpToDate>false</LinksUpToDate>
  <CharactersWithSpaces>12034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Imre Kelényi</dc:creator>
  <cp:keywords/>
  <dc:description/>
  <cp:lastModifiedBy>Blázovics László</cp:lastModifiedBy>
  <cp:revision>2</cp:revision>
  <cp:lastPrinted>2015-10-29T10:09:00Z</cp:lastPrinted>
  <dcterms:created xsi:type="dcterms:W3CDTF">2015-10-29T10:22:00Z</dcterms:created>
  <dcterms:modified xsi:type="dcterms:W3CDTF">2015-10-29T10:22:00Z</dcterms:modified>
</cp:coreProperties>
</file>